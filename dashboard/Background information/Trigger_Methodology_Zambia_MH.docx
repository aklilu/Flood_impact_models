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C6EA2" w14:textId="77777777" w:rsidR="00EE6929" w:rsidRDefault="00EE6929">
      <w:pPr>
        <w:pStyle w:val="Titel"/>
        <w:rPr>
          <w:ins w:id="0" w:author="Ko Verstraten" w:date="2019-02-22T13:28:00Z"/>
        </w:rPr>
      </w:pPr>
    </w:p>
    <w:p w14:paraId="0E13C624" w14:textId="05698F55" w:rsidR="006A21A2" w:rsidRDefault="006A21A2">
      <w:pPr>
        <w:pStyle w:val="Titel"/>
        <w:rPr>
          <w:ins w:id="1" w:author="Homberg van den, Marc" w:date="2018-12-06T12:12:00Z"/>
        </w:rPr>
        <w:sectPr w:rsidR="006A21A2" w:rsidSect="00E40721">
          <w:pgSz w:w="11906" w:h="16838"/>
          <w:pgMar w:top="1417" w:right="1417" w:bottom="1417" w:left="1417" w:header="708" w:footer="708" w:gutter="0"/>
          <w:cols w:space="708"/>
          <w:docGrid w:linePitch="360"/>
        </w:sectPr>
        <w:pPrChange w:id="2" w:author="Homberg van den, Marc" w:date="2018-12-06T12:12:00Z">
          <w:pPr/>
        </w:pPrChange>
      </w:pPr>
      <w:ins w:id="3" w:author="Homberg van den, Marc" w:date="2018-12-06T12:13:00Z">
        <w:r>
          <w:t xml:space="preserve">Assessing the forecast skill of GLOFAS </w:t>
        </w:r>
      </w:ins>
      <w:ins w:id="4" w:author="Homberg van den, Marc" w:date="2018-12-06T12:39:00Z">
        <w:r w:rsidR="00C51417">
          <w:t xml:space="preserve">and validating historical impact data </w:t>
        </w:r>
      </w:ins>
      <w:ins w:id="5" w:author="Homberg van den, Marc" w:date="2018-12-06T12:13:00Z">
        <w:r>
          <w:t xml:space="preserve">for </w:t>
        </w:r>
      </w:ins>
      <w:ins w:id="6" w:author="Homberg van den, Marc" w:date="2018-12-06T12:39:00Z">
        <w:r w:rsidR="00C51417">
          <w:t>their</w:t>
        </w:r>
      </w:ins>
      <w:ins w:id="7" w:author="Homberg van den, Marc" w:date="2018-12-06T12:13:00Z">
        <w:r>
          <w:t xml:space="preserve"> use in the trigger methodology of the EAP for river floods in</w:t>
        </w:r>
      </w:ins>
      <w:ins w:id="8" w:author="Homberg van den, Marc" w:date="2018-12-06T12:14:00Z">
        <w:r>
          <w:t xml:space="preserve"> Zambia</w:t>
        </w:r>
      </w:ins>
    </w:p>
    <w:p w14:paraId="6C5315FE" w14:textId="7D2BA2DC" w:rsidR="00781F98" w:rsidRDefault="00781F98"/>
    <w:sdt>
      <w:sdtPr>
        <w:rPr>
          <w:rFonts w:asciiTheme="minorHAnsi" w:eastAsia="Times New Roman" w:hAnsi="Times New Roman" w:cs="Times New Roman"/>
          <w:color w:val="auto"/>
          <w:sz w:val="22"/>
          <w:szCs w:val="22"/>
        </w:rPr>
        <w:id w:val="-1152441464"/>
        <w:docPartObj>
          <w:docPartGallery w:val="Table of Contents"/>
          <w:docPartUnique/>
        </w:docPartObj>
      </w:sdtPr>
      <w:sdtEndPr>
        <w:rPr>
          <w:b/>
          <w:bCs/>
          <w:noProof/>
        </w:rPr>
      </w:sdtEndPr>
      <w:sdtContent>
        <w:p w14:paraId="3F1A9F78" w14:textId="52AEFE92" w:rsidR="00781F98" w:rsidRPr="006A21A2" w:rsidRDefault="00781F98">
          <w:pPr>
            <w:pStyle w:val="Kopvaninhoudsopgave"/>
            <w:rPr>
              <w:rFonts w:asciiTheme="minorHAnsi" w:eastAsia="Times New Roman" w:hAnsi="Times New Roman" w:cs="Times New Roman"/>
              <w:color w:val="auto"/>
              <w:sz w:val="22"/>
              <w:szCs w:val="22"/>
              <w:rPrChange w:id="9" w:author="Homberg van den, Marc" w:date="2018-12-06T12:12:00Z">
                <w:rPr/>
              </w:rPrChange>
            </w:rPr>
          </w:pPr>
          <w:r>
            <w:t>Table of Contents</w:t>
          </w:r>
        </w:p>
        <w:p w14:paraId="3FA409D4" w14:textId="4B3F73B9" w:rsidR="00653C11" w:rsidRDefault="00781F98">
          <w:pPr>
            <w:pStyle w:val="Inhopg1"/>
            <w:rPr>
              <w:ins w:id="10" w:author="Homberg van den, Marc" w:date="2018-12-06T12:48:00Z"/>
              <w:rFonts w:eastAsiaTheme="minorEastAsia" w:hAnsiTheme="minorHAnsi" w:cstheme="minorBidi"/>
              <w:noProof/>
              <w:lang w:val="fr-FR" w:eastAsia="fr-FR"/>
            </w:rPr>
          </w:pPr>
          <w:r>
            <w:fldChar w:fldCharType="begin"/>
          </w:r>
          <w:r>
            <w:instrText xml:space="preserve"> TOC \o "1-3" \h \z \u </w:instrText>
          </w:r>
          <w:r>
            <w:fldChar w:fldCharType="separate"/>
          </w:r>
          <w:ins w:id="11" w:author="Homberg van den, Marc" w:date="2018-12-06T12:48:00Z">
            <w:r w:rsidR="00653C11" w:rsidRPr="00D57045">
              <w:rPr>
                <w:rStyle w:val="Hyperlink"/>
                <w:rFonts w:eastAsiaTheme="majorEastAsia"/>
                <w:noProof/>
              </w:rPr>
              <w:fldChar w:fldCharType="begin"/>
            </w:r>
            <w:r w:rsidR="00653C11" w:rsidRPr="00D57045">
              <w:rPr>
                <w:rStyle w:val="Hyperlink"/>
                <w:rFonts w:eastAsiaTheme="majorEastAsia"/>
                <w:noProof/>
              </w:rPr>
              <w:instrText xml:space="preserve"> </w:instrText>
            </w:r>
            <w:r w:rsidR="00653C11">
              <w:rPr>
                <w:noProof/>
              </w:rPr>
              <w:instrText>HYPERLINK \l "_Toc531863810"</w:instrText>
            </w:r>
            <w:r w:rsidR="00653C11" w:rsidRPr="00D57045">
              <w:rPr>
                <w:rStyle w:val="Hyperlink"/>
                <w:rFonts w:eastAsiaTheme="majorEastAsia"/>
                <w:noProof/>
              </w:rPr>
              <w:instrText xml:space="preserve"> </w:instrText>
            </w:r>
            <w:r w:rsidR="00653C11" w:rsidRPr="00D57045">
              <w:rPr>
                <w:rStyle w:val="Hyperlink"/>
                <w:rFonts w:eastAsiaTheme="majorEastAsia"/>
                <w:noProof/>
              </w:rPr>
              <w:fldChar w:fldCharType="separate"/>
            </w:r>
            <w:r w:rsidR="00653C11" w:rsidRPr="00D57045">
              <w:rPr>
                <w:rStyle w:val="Hyperlink"/>
                <w:rFonts w:eastAsiaTheme="majorEastAsia"/>
                <w:noProof/>
              </w:rPr>
              <w:t>Summary of Early action plan</w:t>
            </w:r>
            <w:r w:rsidR="00653C11">
              <w:rPr>
                <w:noProof/>
                <w:webHidden/>
              </w:rPr>
              <w:tab/>
            </w:r>
            <w:r w:rsidR="00653C11">
              <w:rPr>
                <w:noProof/>
                <w:webHidden/>
              </w:rPr>
              <w:fldChar w:fldCharType="begin"/>
            </w:r>
            <w:r w:rsidR="00653C11">
              <w:rPr>
                <w:noProof/>
                <w:webHidden/>
              </w:rPr>
              <w:instrText xml:space="preserve"> PAGEREF _Toc531863810 \h </w:instrText>
            </w:r>
          </w:ins>
          <w:r w:rsidR="00653C11">
            <w:rPr>
              <w:noProof/>
              <w:webHidden/>
            </w:rPr>
          </w:r>
          <w:r w:rsidR="00653C11">
            <w:rPr>
              <w:noProof/>
              <w:webHidden/>
            </w:rPr>
            <w:fldChar w:fldCharType="separate"/>
          </w:r>
          <w:ins w:id="12" w:author="Homberg van den, Marc" w:date="2018-12-06T12:48:00Z">
            <w:r w:rsidR="00653C11">
              <w:rPr>
                <w:noProof/>
                <w:webHidden/>
              </w:rPr>
              <w:t>3</w:t>
            </w:r>
            <w:r w:rsidR="00653C11">
              <w:rPr>
                <w:noProof/>
                <w:webHidden/>
              </w:rPr>
              <w:fldChar w:fldCharType="end"/>
            </w:r>
            <w:r w:rsidR="00653C11" w:rsidRPr="00D57045">
              <w:rPr>
                <w:rStyle w:val="Hyperlink"/>
                <w:rFonts w:eastAsiaTheme="majorEastAsia"/>
                <w:noProof/>
              </w:rPr>
              <w:fldChar w:fldCharType="end"/>
            </w:r>
          </w:ins>
        </w:p>
        <w:p w14:paraId="1319EFEC" w14:textId="36F4AABB" w:rsidR="00653C11" w:rsidRDefault="00653C11">
          <w:pPr>
            <w:pStyle w:val="Inhopg2"/>
            <w:tabs>
              <w:tab w:val="right" w:leader="dot" w:pos="9062"/>
            </w:tabs>
            <w:rPr>
              <w:ins w:id="13" w:author="Homberg van den, Marc" w:date="2018-12-06T12:48:00Z"/>
              <w:rFonts w:eastAsiaTheme="minorEastAsia" w:hAnsiTheme="minorHAnsi" w:cstheme="minorBidi"/>
              <w:noProof/>
              <w:lang w:val="fr-FR" w:eastAsia="fr-FR"/>
            </w:rPr>
          </w:pPr>
          <w:ins w:id="14"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"_Toc531863811"</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Alignment with humanitarian principles</w:t>
            </w:r>
            <w:r>
              <w:rPr>
                <w:noProof/>
                <w:webHidden/>
              </w:rPr>
              <w:tab/>
            </w:r>
            <w:r>
              <w:rPr>
                <w:noProof/>
                <w:webHidden/>
              </w:rPr>
              <w:fldChar w:fldCharType="begin"/>
            </w:r>
            <w:r>
              <w:rPr>
                <w:noProof/>
                <w:webHidden/>
              </w:rPr>
              <w:instrText xml:space="preserve"> PAGEREF _Toc531863811 \h </w:instrText>
            </w:r>
          </w:ins>
          <w:r>
            <w:rPr>
              <w:noProof/>
              <w:webHidden/>
            </w:rPr>
          </w:r>
          <w:r>
            <w:rPr>
              <w:noProof/>
              <w:webHidden/>
            </w:rPr>
            <w:fldChar w:fldCharType="separate"/>
          </w:r>
          <w:ins w:id="15" w:author="Homberg van den, Marc" w:date="2018-12-06T12:48:00Z">
            <w:r>
              <w:rPr>
                <w:noProof/>
                <w:webHidden/>
              </w:rPr>
              <w:t>3</w:t>
            </w:r>
            <w:r>
              <w:rPr>
                <w:noProof/>
                <w:webHidden/>
              </w:rPr>
              <w:fldChar w:fldCharType="end"/>
            </w:r>
            <w:r w:rsidRPr="00D57045">
              <w:rPr>
                <w:rStyle w:val="Hyperlink"/>
                <w:rFonts w:eastAsiaTheme="majorEastAsia"/>
                <w:noProof/>
              </w:rPr>
              <w:fldChar w:fldCharType="end"/>
            </w:r>
          </w:ins>
        </w:p>
        <w:p w14:paraId="6515E568" w14:textId="57B79174" w:rsidR="00653C11" w:rsidRDefault="00653C11">
          <w:pPr>
            <w:pStyle w:val="Inhopg1"/>
            <w:rPr>
              <w:ins w:id="16" w:author="Homberg van den, Marc" w:date="2018-12-06T12:48:00Z"/>
              <w:rFonts w:eastAsiaTheme="minorEastAsia" w:hAnsiTheme="minorHAnsi" w:cstheme="minorBidi"/>
              <w:noProof/>
              <w:lang w:val="fr-FR" w:eastAsia="fr-FR"/>
            </w:rPr>
          </w:pPr>
          <w:ins w:id="17"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"_Toc531863812"</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Stakeholders</w:t>
            </w:r>
            <w:r>
              <w:rPr>
                <w:noProof/>
                <w:webHidden/>
              </w:rPr>
              <w:tab/>
            </w:r>
            <w:r>
              <w:rPr>
                <w:noProof/>
                <w:webHidden/>
              </w:rPr>
              <w:fldChar w:fldCharType="begin"/>
            </w:r>
            <w:r>
              <w:rPr>
                <w:noProof/>
                <w:webHidden/>
              </w:rPr>
              <w:instrText xml:space="preserve"> PAGEREF _Toc531863812 \h </w:instrText>
            </w:r>
          </w:ins>
          <w:r>
            <w:rPr>
              <w:noProof/>
              <w:webHidden/>
            </w:rPr>
          </w:r>
          <w:r>
            <w:rPr>
              <w:noProof/>
              <w:webHidden/>
            </w:rPr>
            <w:fldChar w:fldCharType="separate"/>
          </w:r>
          <w:ins w:id="18" w:author="Homberg van den, Marc" w:date="2018-12-06T12:48:00Z">
            <w:r>
              <w:rPr>
                <w:noProof/>
                <w:webHidden/>
              </w:rPr>
              <w:t>3</w:t>
            </w:r>
            <w:r>
              <w:rPr>
                <w:noProof/>
                <w:webHidden/>
              </w:rPr>
              <w:fldChar w:fldCharType="end"/>
            </w:r>
            <w:r w:rsidRPr="00D57045">
              <w:rPr>
                <w:rStyle w:val="Hyperlink"/>
                <w:rFonts w:eastAsiaTheme="majorEastAsia"/>
                <w:noProof/>
              </w:rPr>
              <w:fldChar w:fldCharType="end"/>
            </w:r>
          </w:ins>
        </w:p>
        <w:p w14:paraId="140EBB39" w14:textId="613E47C8" w:rsidR="00653C11" w:rsidRDefault="00653C11">
          <w:pPr>
            <w:pStyle w:val="Inhopg1"/>
            <w:rPr>
              <w:ins w:id="19" w:author="Homberg van den, Marc" w:date="2018-12-06T12:48:00Z"/>
              <w:rFonts w:eastAsiaTheme="minorEastAsia" w:hAnsiTheme="minorHAnsi" w:cstheme="minorBidi"/>
              <w:noProof/>
              <w:lang w:val="fr-FR" w:eastAsia="fr-FR"/>
            </w:rPr>
          </w:pPr>
          <w:ins w:id="20"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"_Toc531863813"</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Flood risks in Zambia</w:t>
            </w:r>
            <w:r>
              <w:rPr>
                <w:noProof/>
                <w:webHidden/>
              </w:rPr>
              <w:tab/>
            </w:r>
            <w:r>
              <w:rPr>
                <w:noProof/>
                <w:webHidden/>
              </w:rPr>
              <w:fldChar w:fldCharType="begin"/>
            </w:r>
            <w:r>
              <w:rPr>
                <w:noProof/>
                <w:webHidden/>
              </w:rPr>
              <w:instrText xml:space="preserve"> PAGEREF _Toc531863813 \h </w:instrText>
            </w:r>
          </w:ins>
          <w:r>
            <w:rPr>
              <w:noProof/>
              <w:webHidden/>
            </w:rPr>
          </w:r>
          <w:r>
            <w:rPr>
              <w:noProof/>
              <w:webHidden/>
            </w:rPr>
            <w:fldChar w:fldCharType="separate"/>
          </w:r>
          <w:ins w:id="21" w:author="Homberg van den, Marc" w:date="2018-12-06T12:48:00Z">
            <w:r>
              <w:rPr>
                <w:noProof/>
                <w:webHidden/>
              </w:rPr>
              <w:t>4</w:t>
            </w:r>
            <w:r>
              <w:rPr>
                <w:noProof/>
                <w:webHidden/>
              </w:rPr>
              <w:fldChar w:fldCharType="end"/>
            </w:r>
            <w:r w:rsidRPr="00D57045">
              <w:rPr>
                <w:rStyle w:val="Hyperlink"/>
                <w:rFonts w:eastAsiaTheme="majorEastAsia"/>
                <w:noProof/>
              </w:rPr>
              <w:fldChar w:fldCharType="end"/>
            </w:r>
          </w:ins>
        </w:p>
        <w:p w14:paraId="14313787" w14:textId="201B2543" w:rsidR="00653C11" w:rsidRDefault="00653C11">
          <w:pPr>
            <w:pStyle w:val="Inhopg1"/>
            <w:rPr>
              <w:ins w:id="22" w:author="Homberg van den, Marc" w:date="2018-12-06T12:48:00Z"/>
              <w:rFonts w:eastAsiaTheme="minorEastAsia" w:hAnsiTheme="minorHAnsi" w:cstheme="minorBidi"/>
              <w:noProof/>
              <w:lang w:val="fr-FR" w:eastAsia="fr-FR"/>
            </w:rPr>
          </w:pPr>
          <w:ins w:id="23"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"_Toc531863814"</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Current status: forecast skill of WARMA</w:t>
            </w:r>
            <w:r>
              <w:rPr>
                <w:noProof/>
                <w:webHidden/>
              </w:rPr>
              <w:tab/>
            </w:r>
            <w:r>
              <w:rPr>
                <w:noProof/>
                <w:webHidden/>
              </w:rPr>
              <w:fldChar w:fldCharType="begin"/>
            </w:r>
            <w:r>
              <w:rPr>
                <w:noProof/>
                <w:webHidden/>
              </w:rPr>
              <w:instrText xml:space="preserve"> PAGEREF _Toc531863814 \h </w:instrText>
            </w:r>
          </w:ins>
          <w:r>
            <w:rPr>
              <w:noProof/>
              <w:webHidden/>
            </w:rPr>
          </w:r>
          <w:r>
            <w:rPr>
              <w:noProof/>
              <w:webHidden/>
            </w:rPr>
            <w:fldChar w:fldCharType="separate"/>
          </w:r>
          <w:ins w:id="24" w:author="Homberg van den, Marc" w:date="2018-12-06T12:48:00Z">
            <w:r>
              <w:rPr>
                <w:noProof/>
                <w:webHidden/>
              </w:rPr>
              <w:t>5</w:t>
            </w:r>
            <w:r>
              <w:rPr>
                <w:noProof/>
                <w:webHidden/>
              </w:rPr>
              <w:fldChar w:fldCharType="end"/>
            </w:r>
            <w:r w:rsidRPr="00D57045">
              <w:rPr>
                <w:rStyle w:val="Hyperlink"/>
                <w:rFonts w:eastAsiaTheme="majorEastAsia"/>
                <w:noProof/>
              </w:rPr>
              <w:fldChar w:fldCharType="end"/>
            </w:r>
          </w:ins>
        </w:p>
        <w:p w14:paraId="3F2BE3E6" w14:textId="67E3293C" w:rsidR="00653C11" w:rsidRDefault="00653C11">
          <w:pPr>
            <w:pStyle w:val="Inhopg1"/>
            <w:rPr>
              <w:ins w:id="25" w:author="Homberg van den, Marc" w:date="2018-12-06T12:48:00Z"/>
              <w:rFonts w:eastAsiaTheme="minorEastAsia" w:hAnsiTheme="minorHAnsi" w:cstheme="minorBidi"/>
              <w:noProof/>
              <w:lang w:val="fr-FR" w:eastAsia="fr-FR"/>
            </w:rPr>
          </w:pPr>
          <w:ins w:id="26"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"_Toc531863815"</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Materials and methods: assessing the forecast skill of GLOFAS</w:t>
            </w:r>
            <w:r>
              <w:rPr>
                <w:noProof/>
                <w:webHidden/>
              </w:rPr>
              <w:tab/>
            </w:r>
            <w:r>
              <w:rPr>
                <w:noProof/>
                <w:webHidden/>
              </w:rPr>
              <w:fldChar w:fldCharType="begin"/>
            </w:r>
            <w:r>
              <w:rPr>
                <w:noProof/>
                <w:webHidden/>
              </w:rPr>
              <w:instrText xml:space="preserve"> PAGEREF _Toc531863815 \h </w:instrText>
            </w:r>
          </w:ins>
          <w:r>
            <w:rPr>
              <w:noProof/>
              <w:webHidden/>
            </w:rPr>
          </w:r>
          <w:r>
            <w:rPr>
              <w:noProof/>
              <w:webHidden/>
            </w:rPr>
            <w:fldChar w:fldCharType="separate"/>
          </w:r>
          <w:ins w:id="27" w:author="Homberg van den, Marc" w:date="2018-12-06T12:48:00Z">
            <w:r>
              <w:rPr>
                <w:noProof/>
                <w:webHidden/>
              </w:rPr>
              <w:t>6</w:t>
            </w:r>
            <w:r>
              <w:rPr>
                <w:noProof/>
                <w:webHidden/>
              </w:rPr>
              <w:fldChar w:fldCharType="end"/>
            </w:r>
            <w:r w:rsidRPr="00D57045">
              <w:rPr>
                <w:rStyle w:val="Hyperlink"/>
                <w:rFonts w:eastAsiaTheme="majorEastAsia"/>
                <w:noProof/>
              </w:rPr>
              <w:fldChar w:fldCharType="end"/>
            </w:r>
          </w:ins>
        </w:p>
        <w:p w14:paraId="11D2CEB1" w14:textId="61D8B9E1" w:rsidR="00653C11" w:rsidRDefault="00653C11">
          <w:pPr>
            <w:pStyle w:val="Inhopg1"/>
            <w:rPr>
              <w:ins w:id="28" w:author="Homberg van den, Marc" w:date="2018-12-06T12:48:00Z"/>
              <w:rFonts w:eastAsiaTheme="minorEastAsia" w:hAnsiTheme="minorHAnsi" w:cstheme="minorBidi"/>
              <w:noProof/>
              <w:lang w:val="fr-FR" w:eastAsia="fr-FR"/>
            </w:rPr>
          </w:pPr>
          <w:ins w:id="29"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"_Toc531863816"</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Materials and methods: validating historical impact data</w:t>
            </w:r>
            <w:r>
              <w:rPr>
                <w:noProof/>
                <w:webHidden/>
              </w:rPr>
              <w:tab/>
            </w:r>
            <w:r>
              <w:rPr>
                <w:noProof/>
                <w:webHidden/>
              </w:rPr>
              <w:fldChar w:fldCharType="begin"/>
            </w:r>
            <w:r>
              <w:rPr>
                <w:noProof/>
                <w:webHidden/>
              </w:rPr>
              <w:instrText xml:space="preserve"> PAGEREF _Toc531863816 \h </w:instrText>
            </w:r>
          </w:ins>
          <w:r>
            <w:rPr>
              <w:noProof/>
              <w:webHidden/>
            </w:rPr>
          </w:r>
          <w:r>
            <w:rPr>
              <w:noProof/>
              <w:webHidden/>
            </w:rPr>
            <w:fldChar w:fldCharType="separate"/>
          </w:r>
          <w:ins w:id="30" w:author="Homberg van den, Marc" w:date="2018-12-06T12:48:00Z">
            <w:r>
              <w:rPr>
                <w:noProof/>
                <w:webHidden/>
              </w:rPr>
              <w:t>7</w:t>
            </w:r>
            <w:r>
              <w:rPr>
                <w:noProof/>
                <w:webHidden/>
              </w:rPr>
              <w:fldChar w:fldCharType="end"/>
            </w:r>
            <w:r w:rsidRPr="00D57045">
              <w:rPr>
                <w:rStyle w:val="Hyperlink"/>
                <w:rFonts w:eastAsiaTheme="majorEastAsia"/>
                <w:noProof/>
              </w:rPr>
              <w:fldChar w:fldCharType="end"/>
            </w:r>
          </w:ins>
        </w:p>
        <w:p w14:paraId="5F501180" w14:textId="4FF86F6E" w:rsidR="00653C11" w:rsidRDefault="00653C11">
          <w:pPr>
            <w:pStyle w:val="Inhopg1"/>
            <w:rPr>
              <w:ins w:id="31" w:author="Homberg van den, Marc" w:date="2018-12-06T12:48:00Z"/>
              <w:rFonts w:eastAsiaTheme="minorEastAsia" w:hAnsiTheme="minorHAnsi" w:cstheme="minorBidi"/>
              <w:noProof/>
              <w:lang w:val="fr-FR" w:eastAsia="fr-FR"/>
            </w:rPr>
          </w:pPr>
          <w:ins w:id="32"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"_Toc531863817"</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Results: Trigger model (impact based forecasting model)</w:t>
            </w:r>
            <w:r>
              <w:rPr>
                <w:noProof/>
                <w:webHidden/>
              </w:rPr>
              <w:tab/>
            </w:r>
            <w:r>
              <w:rPr>
                <w:noProof/>
                <w:webHidden/>
              </w:rPr>
              <w:fldChar w:fldCharType="begin"/>
            </w:r>
            <w:r>
              <w:rPr>
                <w:noProof/>
                <w:webHidden/>
              </w:rPr>
              <w:instrText xml:space="preserve"> PAGEREF _Toc531863817 \h </w:instrText>
            </w:r>
          </w:ins>
          <w:r>
            <w:rPr>
              <w:noProof/>
              <w:webHidden/>
            </w:rPr>
          </w:r>
          <w:r>
            <w:rPr>
              <w:noProof/>
              <w:webHidden/>
            </w:rPr>
            <w:fldChar w:fldCharType="separate"/>
          </w:r>
          <w:ins w:id="33" w:author="Homberg van den, Marc" w:date="2018-12-06T12:48:00Z">
            <w:r>
              <w:rPr>
                <w:noProof/>
                <w:webHidden/>
              </w:rPr>
              <w:t>7</w:t>
            </w:r>
            <w:r>
              <w:rPr>
                <w:noProof/>
                <w:webHidden/>
              </w:rPr>
              <w:fldChar w:fldCharType="end"/>
            </w:r>
            <w:r w:rsidRPr="00D57045">
              <w:rPr>
                <w:rStyle w:val="Hyperlink"/>
                <w:rFonts w:eastAsiaTheme="majorEastAsia"/>
                <w:noProof/>
              </w:rPr>
              <w:fldChar w:fldCharType="end"/>
            </w:r>
          </w:ins>
        </w:p>
        <w:p w14:paraId="1DBC33FE" w14:textId="6DE2F28C" w:rsidR="00653C11" w:rsidRDefault="00653C11">
          <w:pPr>
            <w:pStyle w:val="Inhopg2"/>
            <w:tabs>
              <w:tab w:val="right" w:leader="dot" w:pos="9062"/>
            </w:tabs>
            <w:rPr>
              <w:ins w:id="34" w:author="Homberg van den, Marc" w:date="2018-12-06T12:48:00Z"/>
              <w:rFonts w:eastAsiaTheme="minorEastAsia" w:hAnsiTheme="minorHAnsi" w:cstheme="minorBidi"/>
              <w:noProof/>
              <w:lang w:val="fr-FR" w:eastAsia="fr-FR"/>
            </w:rPr>
          </w:pPr>
          <w:ins w:id="35"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"_Toc531863818"</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Table 2Trigger Methodology : preliminary analysis</w:t>
            </w:r>
            <w:r>
              <w:rPr>
                <w:noProof/>
                <w:webHidden/>
              </w:rPr>
              <w:tab/>
            </w:r>
            <w:r>
              <w:rPr>
                <w:noProof/>
                <w:webHidden/>
              </w:rPr>
              <w:fldChar w:fldCharType="begin"/>
            </w:r>
            <w:r>
              <w:rPr>
                <w:noProof/>
                <w:webHidden/>
              </w:rPr>
              <w:instrText xml:space="preserve"> PAGEREF _Toc531863818 \h </w:instrText>
            </w:r>
          </w:ins>
          <w:r>
            <w:rPr>
              <w:noProof/>
              <w:webHidden/>
            </w:rPr>
          </w:r>
          <w:r>
            <w:rPr>
              <w:noProof/>
              <w:webHidden/>
            </w:rPr>
            <w:fldChar w:fldCharType="separate"/>
          </w:r>
          <w:ins w:id="36" w:author="Homberg van den, Marc" w:date="2018-12-06T12:48:00Z">
            <w:r>
              <w:rPr>
                <w:noProof/>
                <w:webHidden/>
              </w:rPr>
              <w:t>7</w:t>
            </w:r>
            <w:r>
              <w:rPr>
                <w:noProof/>
                <w:webHidden/>
              </w:rPr>
              <w:fldChar w:fldCharType="end"/>
            </w:r>
            <w:r w:rsidRPr="00D57045">
              <w:rPr>
                <w:rStyle w:val="Hyperlink"/>
                <w:rFonts w:eastAsiaTheme="majorEastAsia"/>
                <w:noProof/>
              </w:rPr>
              <w:fldChar w:fldCharType="end"/>
            </w:r>
          </w:ins>
        </w:p>
        <w:p w14:paraId="58235E9B" w14:textId="474027E9" w:rsidR="00653C11" w:rsidRDefault="00653C11">
          <w:pPr>
            <w:pStyle w:val="Inhopg3"/>
            <w:tabs>
              <w:tab w:val="right" w:leader="dot" w:pos="9062"/>
            </w:tabs>
            <w:rPr>
              <w:ins w:id="37" w:author="Homberg van den, Marc" w:date="2018-12-06T12:48:00Z"/>
              <w:rFonts w:eastAsiaTheme="minorEastAsia" w:hAnsiTheme="minorHAnsi" w:cstheme="minorBidi"/>
              <w:noProof/>
              <w:lang w:val="fr-FR" w:eastAsia="fr-FR"/>
            </w:rPr>
          </w:pPr>
          <w:ins w:id="38"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"_Toc531863819"</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Riverine Discharge data</w:t>
            </w:r>
            <w:r>
              <w:rPr>
                <w:noProof/>
                <w:webHidden/>
              </w:rPr>
              <w:tab/>
            </w:r>
            <w:r>
              <w:rPr>
                <w:noProof/>
                <w:webHidden/>
              </w:rPr>
              <w:fldChar w:fldCharType="begin"/>
            </w:r>
            <w:r>
              <w:rPr>
                <w:noProof/>
                <w:webHidden/>
              </w:rPr>
              <w:instrText xml:space="preserve"> PAGEREF _Toc531863819 \h </w:instrText>
            </w:r>
          </w:ins>
          <w:r>
            <w:rPr>
              <w:noProof/>
              <w:webHidden/>
            </w:rPr>
          </w:r>
          <w:r>
            <w:rPr>
              <w:noProof/>
              <w:webHidden/>
            </w:rPr>
            <w:fldChar w:fldCharType="separate"/>
          </w:r>
          <w:ins w:id="39" w:author="Homberg van den, Marc" w:date="2018-12-06T12:48:00Z">
            <w:r>
              <w:rPr>
                <w:noProof/>
                <w:webHidden/>
              </w:rPr>
              <w:t>7</w:t>
            </w:r>
            <w:r>
              <w:rPr>
                <w:noProof/>
                <w:webHidden/>
              </w:rPr>
              <w:fldChar w:fldCharType="end"/>
            </w:r>
            <w:r w:rsidRPr="00D57045">
              <w:rPr>
                <w:rStyle w:val="Hyperlink"/>
                <w:rFonts w:eastAsiaTheme="majorEastAsia"/>
                <w:noProof/>
              </w:rPr>
              <w:fldChar w:fldCharType="end"/>
            </w:r>
          </w:ins>
        </w:p>
        <w:p w14:paraId="5FF13726" w14:textId="45D3B595" w:rsidR="00653C11" w:rsidRDefault="00653C11">
          <w:pPr>
            <w:pStyle w:val="Inhopg3"/>
            <w:tabs>
              <w:tab w:val="right" w:leader="dot" w:pos="9062"/>
            </w:tabs>
            <w:rPr>
              <w:ins w:id="40" w:author="Homberg van den, Marc" w:date="2018-12-06T12:48:00Z"/>
              <w:rFonts w:eastAsiaTheme="minorEastAsia" w:hAnsiTheme="minorHAnsi" w:cstheme="minorBidi"/>
              <w:noProof/>
              <w:lang w:val="fr-FR" w:eastAsia="fr-FR"/>
            </w:rPr>
          </w:pPr>
          <w:ins w:id="41"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"_Toc531863820"</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Historical Floods Data</w:t>
            </w:r>
            <w:r>
              <w:rPr>
                <w:noProof/>
                <w:webHidden/>
              </w:rPr>
              <w:tab/>
            </w:r>
            <w:r>
              <w:rPr>
                <w:noProof/>
                <w:webHidden/>
              </w:rPr>
              <w:fldChar w:fldCharType="begin"/>
            </w:r>
            <w:r>
              <w:rPr>
                <w:noProof/>
                <w:webHidden/>
              </w:rPr>
              <w:instrText xml:space="preserve"> PAGEREF _Toc531863820 \h </w:instrText>
            </w:r>
          </w:ins>
          <w:r>
            <w:rPr>
              <w:noProof/>
              <w:webHidden/>
            </w:rPr>
          </w:r>
          <w:r>
            <w:rPr>
              <w:noProof/>
              <w:webHidden/>
            </w:rPr>
            <w:fldChar w:fldCharType="separate"/>
          </w:r>
          <w:ins w:id="42" w:author="Homberg van den, Marc" w:date="2018-12-06T12:48:00Z">
            <w:r>
              <w:rPr>
                <w:noProof/>
                <w:webHidden/>
              </w:rPr>
              <w:t>8</w:t>
            </w:r>
            <w:r>
              <w:rPr>
                <w:noProof/>
                <w:webHidden/>
              </w:rPr>
              <w:fldChar w:fldCharType="end"/>
            </w:r>
            <w:r w:rsidRPr="00D57045">
              <w:rPr>
                <w:rStyle w:val="Hyperlink"/>
                <w:rFonts w:eastAsiaTheme="majorEastAsia"/>
                <w:noProof/>
              </w:rPr>
              <w:fldChar w:fldCharType="end"/>
            </w:r>
          </w:ins>
        </w:p>
        <w:p w14:paraId="43DD9AA6" w14:textId="5A510B04" w:rsidR="00653C11" w:rsidRDefault="00653C11">
          <w:pPr>
            <w:pStyle w:val="Inhopg1"/>
            <w:rPr>
              <w:ins w:id="43" w:author="Homberg van den, Marc" w:date="2018-12-06T12:48:00Z"/>
              <w:rFonts w:eastAsiaTheme="minorEastAsia" w:hAnsiTheme="minorHAnsi" w:cstheme="minorBidi"/>
              <w:noProof/>
              <w:lang w:val="fr-FR" w:eastAsia="fr-FR"/>
            </w:rPr>
          </w:pPr>
          <w:ins w:id="44"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"_Toc531863821"</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Validation of historical flood events using satellite imaging</w:t>
            </w:r>
            <w:r>
              <w:rPr>
                <w:noProof/>
                <w:webHidden/>
              </w:rPr>
              <w:tab/>
            </w:r>
            <w:r>
              <w:rPr>
                <w:noProof/>
                <w:webHidden/>
              </w:rPr>
              <w:fldChar w:fldCharType="begin"/>
            </w:r>
            <w:r>
              <w:rPr>
                <w:noProof/>
                <w:webHidden/>
              </w:rPr>
              <w:instrText xml:space="preserve"> PAGEREF _Toc531863821 \h </w:instrText>
            </w:r>
          </w:ins>
          <w:r>
            <w:rPr>
              <w:noProof/>
              <w:webHidden/>
            </w:rPr>
          </w:r>
          <w:r>
            <w:rPr>
              <w:noProof/>
              <w:webHidden/>
            </w:rPr>
            <w:fldChar w:fldCharType="separate"/>
          </w:r>
          <w:ins w:id="45" w:author="Homberg van den, Marc" w:date="2018-12-06T12:48:00Z">
            <w:r>
              <w:rPr>
                <w:noProof/>
                <w:webHidden/>
              </w:rPr>
              <w:t>9</w:t>
            </w:r>
            <w:r>
              <w:rPr>
                <w:noProof/>
                <w:webHidden/>
              </w:rPr>
              <w:fldChar w:fldCharType="end"/>
            </w:r>
            <w:r w:rsidRPr="00D57045">
              <w:rPr>
                <w:rStyle w:val="Hyperlink"/>
                <w:rFonts w:eastAsiaTheme="majorEastAsia"/>
                <w:noProof/>
              </w:rPr>
              <w:fldChar w:fldCharType="end"/>
            </w:r>
          </w:ins>
        </w:p>
        <w:p w14:paraId="2782B716" w14:textId="1CE3F102" w:rsidR="00653C11" w:rsidRDefault="00653C11">
          <w:pPr>
            <w:pStyle w:val="Inhopg3"/>
            <w:tabs>
              <w:tab w:val="right" w:leader="dot" w:pos="9062"/>
            </w:tabs>
            <w:rPr>
              <w:ins w:id="46" w:author="Homberg van den, Marc" w:date="2018-12-06T12:48:00Z"/>
              <w:rFonts w:eastAsiaTheme="minorEastAsia" w:hAnsiTheme="minorHAnsi" w:cstheme="minorBidi"/>
              <w:noProof/>
              <w:lang w:val="fr-FR" w:eastAsia="fr-FR"/>
            </w:rPr>
          </w:pPr>
          <w:ins w:id="47"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"_Toc531863822"</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Analysis of hindcast discharge with GLOFAS and estimate of trigger level</w:t>
            </w:r>
            <w:r>
              <w:rPr>
                <w:noProof/>
                <w:webHidden/>
              </w:rPr>
              <w:tab/>
            </w:r>
            <w:r>
              <w:rPr>
                <w:noProof/>
                <w:webHidden/>
              </w:rPr>
              <w:fldChar w:fldCharType="begin"/>
            </w:r>
            <w:r>
              <w:rPr>
                <w:noProof/>
                <w:webHidden/>
              </w:rPr>
              <w:instrText xml:space="preserve"> PAGEREF _Toc531863822 \h </w:instrText>
            </w:r>
          </w:ins>
          <w:r>
            <w:rPr>
              <w:noProof/>
              <w:webHidden/>
            </w:rPr>
          </w:r>
          <w:r>
            <w:rPr>
              <w:noProof/>
              <w:webHidden/>
            </w:rPr>
            <w:fldChar w:fldCharType="separate"/>
          </w:r>
          <w:ins w:id="48" w:author="Homberg van den, Marc" w:date="2018-12-06T12:48:00Z">
            <w:r>
              <w:rPr>
                <w:noProof/>
                <w:webHidden/>
              </w:rPr>
              <w:t>12</w:t>
            </w:r>
            <w:r>
              <w:rPr>
                <w:noProof/>
                <w:webHidden/>
              </w:rPr>
              <w:fldChar w:fldCharType="end"/>
            </w:r>
            <w:r w:rsidRPr="00D57045">
              <w:rPr>
                <w:rStyle w:val="Hyperlink"/>
                <w:rFonts w:eastAsiaTheme="majorEastAsia"/>
                <w:noProof/>
              </w:rPr>
              <w:fldChar w:fldCharType="end"/>
            </w:r>
          </w:ins>
        </w:p>
        <w:p w14:paraId="5CB6863B" w14:textId="77F4BFAA" w:rsidR="00653C11" w:rsidRDefault="00653C11">
          <w:pPr>
            <w:pStyle w:val="Inhopg3"/>
            <w:tabs>
              <w:tab w:val="right" w:leader="dot" w:pos="9062"/>
            </w:tabs>
            <w:rPr>
              <w:ins w:id="49" w:author="Homberg van den, Marc" w:date="2018-12-06T12:48:00Z"/>
              <w:rFonts w:eastAsiaTheme="minorEastAsia" w:hAnsiTheme="minorHAnsi" w:cstheme="minorBidi"/>
              <w:noProof/>
              <w:lang w:val="fr-FR" w:eastAsia="fr-FR"/>
            </w:rPr>
          </w:pPr>
          <w:ins w:id="50"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"_Toc531863823"</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Comparison with observations</w:t>
            </w:r>
            <w:r>
              <w:rPr>
                <w:noProof/>
                <w:webHidden/>
              </w:rPr>
              <w:tab/>
            </w:r>
            <w:r>
              <w:rPr>
                <w:noProof/>
                <w:webHidden/>
              </w:rPr>
              <w:fldChar w:fldCharType="begin"/>
            </w:r>
            <w:r>
              <w:rPr>
                <w:noProof/>
                <w:webHidden/>
              </w:rPr>
              <w:instrText xml:space="preserve"> PAGEREF _Toc531863823 \h </w:instrText>
            </w:r>
          </w:ins>
          <w:r>
            <w:rPr>
              <w:noProof/>
              <w:webHidden/>
            </w:rPr>
          </w:r>
          <w:r>
            <w:rPr>
              <w:noProof/>
              <w:webHidden/>
            </w:rPr>
            <w:fldChar w:fldCharType="separate"/>
          </w:r>
          <w:ins w:id="51" w:author="Homberg van den, Marc" w:date="2018-12-06T12:48:00Z">
            <w:r>
              <w:rPr>
                <w:noProof/>
                <w:webHidden/>
              </w:rPr>
              <w:t>13</w:t>
            </w:r>
            <w:r>
              <w:rPr>
                <w:noProof/>
                <w:webHidden/>
              </w:rPr>
              <w:fldChar w:fldCharType="end"/>
            </w:r>
            <w:r w:rsidRPr="00D57045">
              <w:rPr>
                <w:rStyle w:val="Hyperlink"/>
                <w:rFonts w:eastAsiaTheme="majorEastAsia"/>
                <w:noProof/>
              </w:rPr>
              <w:fldChar w:fldCharType="end"/>
            </w:r>
          </w:ins>
        </w:p>
        <w:p w14:paraId="61486AF6" w14:textId="19FEBFDB" w:rsidR="00653C11" w:rsidRDefault="00653C11">
          <w:pPr>
            <w:pStyle w:val="Inhopg3"/>
            <w:tabs>
              <w:tab w:val="right" w:leader="dot" w:pos="9062"/>
            </w:tabs>
            <w:rPr>
              <w:ins w:id="52" w:author="Homberg van den, Marc" w:date="2018-12-06T12:48:00Z"/>
              <w:rFonts w:eastAsiaTheme="minorEastAsia" w:hAnsiTheme="minorHAnsi" w:cstheme="minorBidi"/>
              <w:noProof/>
              <w:lang w:val="fr-FR" w:eastAsia="fr-FR"/>
            </w:rPr>
          </w:pPr>
          <w:ins w:id="53"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"_Toc531863824"</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Skill of the Model</w:t>
            </w:r>
            <w:r>
              <w:rPr>
                <w:noProof/>
                <w:webHidden/>
              </w:rPr>
              <w:tab/>
            </w:r>
            <w:r>
              <w:rPr>
                <w:noProof/>
                <w:webHidden/>
              </w:rPr>
              <w:fldChar w:fldCharType="begin"/>
            </w:r>
            <w:r>
              <w:rPr>
                <w:noProof/>
                <w:webHidden/>
              </w:rPr>
              <w:instrText xml:space="preserve"> PAGEREF _Toc531863824 \h </w:instrText>
            </w:r>
          </w:ins>
          <w:r>
            <w:rPr>
              <w:noProof/>
              <w:webHidden/>
            </w:rPr>
          </w:r>
          <w:r>
            <w:rPr>
              <w:noProof/>
              <w:webHidden/>
            </w:rPr>
            <w:fldChar w:fldCharType="separate"/>
          </w:r>
          <w:ins w:id="54" w:author="Homberg van den, Marc" w:date="2018-12-06T12:48:00Z">
            <w:r>
              <w:rPr>
                <w:noProof/>
                <w:webHidden/>
              </w:rPr>
              <w:t>19</w:t>
            </w:r>
            <w:r>
              <w:rPr>
                <w:noProof/>
                <w:webHidden/>
              </w:rPr>
              <w:fldChar w:fldCharType="end"/>
            </w:r>
            <w:r w:rsidRPr="00D57045">
              <w:rPr>
                <w:rStyle w:val="Hyperlink"/>
                <w:rFonts w:eastAsiaTheme="majorEastAsia"/>
                <w:noProof/>
              </w:rPr>
              <w:fldChar w:fldCharType="end"/>
            </w:r>
          </w:ins>
        </w:p>
        <w:p w14:paraId="323C3DEE" w14:textId="48DA0907" w:rsidR="00653C11" w:rsidRDefault="00653C11">
          <w:pPr>
            <w:pStyle w:val="Inhopg2"/>
            <w:tabs>
              <w:tab w:val="right" w:leader="dot" w:pos="9062"/>
            </w:tabs>
            <w:rPr>
              <w:ins w:id="55" w:author="Homberg van den, Marc" w:date="2018-12-06T12:48:00Z"/>
              <w:rFonts w:eastAsiaTheme="minorEastAsia" w:hAnsiTheme="minorHAnsi" w:cstheme="minorBidi"/>
              <w:noProof/>
              <w:lang w:val="fr-FR" w:eastAsia="fr-FR"/>
            </w:rPr>
          </w:pPr>
          <w:ins w:id="56"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"_Toc531863825"</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Possible workflow in the FbF system based on preliminary analysis</w:t>
            </w:r>
            <w:r>
              <w:rPr>
                <w:noProof/>
                <w:webHidden/>
              </w:rPr>
              <w:tab/>
            </w:r>
            <w:r>
              <w:rPr>
                <w:noProof/>
                <w:webHidden/>
              </w:rPr>
              <w:fldChar w:fldCharType="begin"/>
            </w:r>
            <w:r>
              <w:rPr>
                <w:noProof/>
                <w:webHidden/>
              </w:rPr>
              <w:instrText xml:space="preserve"> PAGEREF _Toc531863825 \h </w:instrText>
            </w:r>
          </w:ins>
          <w:r>
            <w:rPr>
              <w:noProof/>
              <w:webHidden/>
            </w:rPr>
          </w:r>
          <w:r>
            <w:rPr>
              <w:noProof/>
              <w:webHidden/>
            </w:rPr>
            <w:fldChar w:fldCharType="separate"/>
          </w:r>
          <w:ins w:id="57" w:author="Homberg van den, Marc" w:date="2018-12-06T12:48:00Z">
            <w:r>
              <w:rPr>
                <w:noProof/>
                <w:webHidden/>
              </w:rPr>
              <w:t>19</w:t>
            </w:r>
            <w:r>
              <w:rPr>
                <w:noProof/>
                <w:webHidden/>
              </w:rPr>
              <w:fldChar w:fldCharType="end"/>
            </w:r>
            <w:r w:rsidRPr="00D57045">
              <w:rPr>
                <w:rStyle w:val="Hyperlink"/>
                <w:rFonts w:eastAsiaTheme="majorEastAsia"/>
                <w:noProof/>
              </w:rPr>
              <w:fldChar w:fldCharType="end"/>
            </w:r>
          </w:ins>
        </w:p>
        <w:p w14:paraId="4C208FC7" w14:textId="4DEC03F5" w:rsidR="00653C11" w:rsidRDefault="00653C11">
          <w:pPr>
            <w:pStyle w:val="Inhopg2"/>
            <w:tabs>
              <w:tab w:val="right" w:leader="dot" w:pos="9062"/>
            </w:tabs>
            <w:rPr>
              <w:ins w:id="58" w:author="Homberg van den, Marc" w:date="2018-12-06T12:48:00Z"/>
              <w:rFonts w:eastAsiaTheme="minorEastAsia" w:hAnsiTheme="minorHAnsi" w:cstheme="minorBidi"/>
              <w:noProof/>
              <w:lang w:val="fr-FR" w:eastAsia="fr-FR"/>
            </w:rPr>
          </w:pPr>
          <w:ins w:id="59"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"_Toc531863826"</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Menu and selection of forecast</w:t>
            </w:r>
            <w:r>
              <w:rPr>
                <w:noProof/>
                <w:webHidden/>
              </w:rPr>
              <w:tab/>
            </w:r>
            <w:r>
              <w:rPr>
                <w:noProof/>
                <w:webHidden/>
              </w:rPr>
              <w:fldChar w:fldCharType="begin"/>
            </w:r>
            <w:r>
              <w:rPr>
                <w:noProof/>
                <w:webHidden/>
              </w:rPr>
              <w:instrText xml:space="preserve"> PAGEREF _Toc531863826 \h </w:instrText>
            </w:r>
          </w:ins>
          <w:r>
            <w:rPr>
              <w:noProof/>
              <w:webHidden/>
            </w:rPr>
          </w:r>
          <w:r>
            <w:rPr>
              <w:noProof/>
              <w:webHidden/>
            </w:rPr>
            <w:fldChar w:fldCharType="separate"/>
          </w:r>
          <w:ins w:id="60" w:author="Homberg van den, Marc" w:date="2018-12-06T12:48:00Z">
            <w:r>
              <w:rPr>
                <w:noProof/>
                <w:webHidden/>
              </w:rPr>
              <w:t>19</w:t>
            </w:r>
            <w:r>
              <w:rPr>
                <w:noProof/>
                <w:webHidden/>
              </w:rPr>
              <w:fldChar w:fldCharType="end"/>
            </w:r>
            <w:r w:rsidRPr="00D57045">
              <w:rPr>
                <w:rStyle w:val="Hyperlink"/>
                <w:rFonts w:eastAsiaTheme="majorEastAsia"/>
                <w:noProof/>
              </w:rPr>
              <w:fldChar w:fldCharType="end"/>
            </w:r>
          </w:ins>
        </w:p>
        <w:p w14:paraId="1838A79A" w14:textId="2E54C11A" w:rsidR="00653C11" w:rsidRDefault="00653C11">
          <w:pPr>
            <w:pStyle w:val="Inhopg2"/>
            <w:tabs>
              <w:tab w:val="right" w:leader="dot" w:pos="9062"/>
            </w:tabs>
            <w:rPr>
              <w:ins w:id="61" w:author="Homberg van den, Marc" w:date="2018-12-06T12:48:00Z"/>
              <w:rFonts w:eastAsiaTheme="minorEastAsia" w:hAnsiTheme="minorHAnsi" w:cstheme="minorBidi"/>
              <w:noProof/>
              <w:lang w:val="fr-FR" w:eastAsia="fr-FR"/>
            </w:rPr>
          </w:pPr>
          <w:ins w:id="62"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"_Toc531863827"</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Definition of the level of impact</w:t>
            </w:r>
            <w:r>
              <w:rPr>
                <w:noProof/>
                <w:webHidden/>
              </w:rPr>
              <w:tab/>
            </w:r>
            <w:r>
              <w:rPr>
                <w:noProof/>
                <w:webHidden/>
              </w:rPr>
              <w:fldChar w:fldCharType="begin"/>
            </w:r>
            <w:r>
              <w:rPr>
                <w:noProof/>
                <w:webHidden/>
              </w:rPr>
              <w:instrText xml:space="preserve"> PAGEREF _Toc531863827 \h </w:instrText>
            </w:r>
          </w:ins>
          <w:r>
            <w:rPr>
              <w:noProof/>
              <w:webHidden/>
            </w:rPr>
          </w:r>
          <w:r>
            <w:rPr>
              <w:noProof/>
              <w:webHidden/>
            </w:rPr>
            <w:fldChar w:fldCharType="separate"/>
          </w:r>
          <w:ins w:id="63" w:author="Homberg van den, Marc" w:date="2018-12-06T12:48:00Z">
            <w:r>
              <w:rPr>
                <w:noProof/>
                <w:webHidden/>
              </w:rPr>
              <w:t>19</w:t>
            </w:r>
            <w:r>
              <w:rPr>
                <w:noProof/>
                <w:webHidden/>
              </w:rPr>
              <w:fldChar w:fldCharType="end"/>
            </w:r>
            <w:r w:rsidRPr="00D57045">
              <w:rPr>
                <w:rStyle w:val="Hyperlink"/>
                <w:rFonts w:eastAsiaTheme="majorEastAsia"/>
                <w:noProof/>
              </w:rPr>
              <w:fldChar w:fldCharType="end"/>
            </w:r>
          </w:ins>
        </w:p>
        <w:p w14:paraId="50827E69" w14:textId="0DE3C1A1" w:rsidR="00653C11" w:rsidRDefault="00653C11">
          <w:pPr>
            <w:pStyle w:val="Inhopg1"/>
            <w:rPr>
              <w:ins w:id="64" w:author="Homberg van den, Marc" w:date="2018-12-06T12:48:00Z"/>
              <w:rFonts w:eastAsiaTheme="minorEastAsia" w:hAnsiTheme="minorHAnsi" w:cstheme="minorBidi"/>
              <w:noProof/>
              <w:lang w:val="fr-FR" w:eastAsia="fr-FR"/>
            </w:rPr>
          </w:pPr>
          <w:ins w:id="65"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"_Toc531863828"</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Selection of actions</w:t>
            </w:r>
            <w:r>
              <w:rPr>
                <w:noProof/>
                <w:webHidden/>
              </w:rPr>
              <w:tab/>
            </w:r>
            <w:r>
              <w:rPr>
                <w:noProof/>
                <w:webHidden/>
              </w:rPr>
              <w:fldChar w:fldCharType="begin"/>
            </w:r>
            <w:r>
              <w:rPr>
                <w:noProof/>
                <w:webHidden/>
              </w:rPr>
              <w:instrText xml:space="preserve"> PAGEREF _Toc531863828 \h </w:instrText>
            </w:r>
          </w:ins>
          <w:r>
            <w:rPr>
              <w:noProof/>
              <w:webHidden/>
            </w:rPr>
          </w:r>
          <w:r>
            <w:rPr>
              <w:noProof/>
              <w:webHidden/>
            </w:rPr>
            <w:fldChar w:fldCharType="separate"/>
          </w:r>
          <w:ins w:id="66" w:author="Homberg van den, Marc" w:date="2018-12-06T12:48:00Z">
            <w:r>
              <w:rPr>
                <w:noProof/>
                <w:webHidden/>
              </w:rPr>
              <w:t>20</w:t>
            </w:r>
            <w:r>
              <w:rPr>
                <w:noProof/>
                <w:webHidden/>
              </w:rPr>
              <w:fldChar w:fldCharType="end"/>
            </w:r>
            <w:r w:rsidRPr="00D57045">
              <w:rPr>
                <w:rStyle w:val="Hyperlink"/>
                <w:rFonts w:eastAsiaTheme="majorEastAsia"/>
                <w:noProof/>
              </w:rPr>
              <w:fldChar w:fldCharType="end"/>
            </w:r>
          </w:ins>
        </w:p>
        <w:p w14:paraId="39385637" w14:textId="69C3F061" w:rsidR="00653C11" w:rsidRDefault="00653C11">
          <w:pPr>
            <w:pStyle w:val="Inhopg1"/>
            <w:rPr>
              <w:ins w:id="67" w:author="Homberg van den, Marc" w:date="2018-12-06T12:48:00Z"/>
              <w:rFonts w:eastAsiaTheme="minorEastAsia" w:hAnsiTheme="minorHAnsi" w:cstheme="minorBidi"/>
              <w:noProof/>
              <w:lang w:val="fr-FR" w:eastAsia="fr-FR"/>
            </w:rPr>
          </w:pPr>
          <w:ins w:id="68"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"_Toc531863829"</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Monitoring evaluation, responsibility and learning</w:t>
            </w:r>
            <w:r>
              <w:rPr>
                <w:noProof/>
                <w:webHidden/>
              </w:rPr>
              <w:tab/>
            </w:r>
            <w:r>
              <w:rPr>
                <w:noProof/>
                <w:webHidden/>
              </w:rPr>
              <w:fldChar w:fldCharType="begin"/>
            </w:r>
            <w:r>
              <w:rPr>
                <w:noProof/>
                <w:webHidden/>
              </w:rPr>
              <w:instrText xml:space="preserve"> PAGEREF _Toc531863829 \h </w:instrText>
            </w:r>
          </w:ins>
          <w:r>
            <w:rPr>
              <w:noProof/>
              <w:webHidden/>
            </w:rPr>
          </w:r>
          <w:r>
            <w:rPr>
              <w:noProof/>
              <w:webHidden/>
            </w:rPr>
            <w:fldChar w:fldCharType="separate"/>
          </w:r>
          <w:ins w:id="69" w:author="Homberg van den, Marc" w:date="2018-12-06T12:48:00Z">
            <w:r>
              <w:rPr>
                <w:noProof/>
                <w:webHidden/>
              </w:rPr>
              <w:t>20</w:t>
            </w:r>
            <w:r>
              <w:rPr>
                <w:noProof/>
                <w:webHidden/>
              </w:rPr>
              <w:fldChar w:fldCharType="end"/>
            </w:r>
            <w:r w:rsidRPr="00D57045">
              <w:rPr>
                <w:rStyle w:val="Hyperlink"/>
                <w:rFonts w:eastAsiaTheme="majorEastAsia"/>
                <w:noProof/>
              </w:rPr>
              <w:fldChar w:fldCharType="end"/>
            </w:r>
          </w:ins>
        </w:p>
        <w:p w14:paraId="41504E2D" w14:textId="39CEB8F1" w:rsidR="00653C11" w:rsidRDefault="00653C11">
          <w:pPr>
            <w:pStyle w:val="Inhopg1"/>
            <w:rPr>
              <w:ins w:id="70" w:author="Homberg van den, Marc" w:date="2018-12-06T12:48:00Z"/>
              <w:rFonts w:eastAsiaTheme="minorEastAsia" w:hAnsiTheme="minorHAnsi" w:cstheme="minorBidi"/>
              <w:noProof/>
              <w:lang w:val="fr-FR" w:eastAsia="fr-FR"/>
            </w:rPr>
          </w:pPr>
          <w:ins w:id="71"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"_Toc531863830"</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National society capacity for early action</w:t>
            </w:r>
            <w:r>
              <w:rPr>
                <w:noProof/>
                <w:webHidden/>
              </w:rPr>
              <w:tab/>
            </w:r>
            <w:r>
              <w:rPr>
                <w:noProof/>
                <w:webHidden/>
              </w:rPr>
              <w:fldChar w:fldCharType="begin"/>
            </w:r>
            <w:r>
              <w:rPr>
                <w:noProof/>
                <w:webHidden/>
              </w:rPr>
              <w:instrText xml:space="preserve"> PAGEREF _Toc531863830 \h </w:instrText>
            </w:r>
          </w:ins>
          <w:r>
            <w:rPr>
              <w:noProof/>
              <w:webHidden/>
            </w:rPr>
          </w:r>
          <w:r>
            <w:rPr>
              <w:noProof/>
              <w:webHidden/>
            </w:rPr>
            <w:fldChar w:fldCharType="separate"/>
          </w:r>
          <w:ins w:id="72" w:author="Homberg van den, Marc" w:date="2018-12-06T12:48:00Z">
            <w:r>
              <w:rPr>
                <w:noProof/>
                <w:webHidden/>
              </w:rPr>
              <w:t>20</w:t>
            </w:r>
            <w:r>
              <w:rPr>
                <w:noProof/>
                <w:webHidden/>
              </w:rPr>
              <w:fldChar w:fldCharType="end"/>
            </w:r>
            <w:r w:rsidRPr="00D57045">
              <w:rPr>
                <w:rStyle w:val="Hyperlink"/>
                <w:rFonts w:eastAsiaTheme="majorEastAsia"/>
                <w:noProof/>
              </w:rPr>
              <w:fldChar w:fldCharType="end"/>
            </w:r>
          </w:ins>
        </w:p>
        <w:p w14:paraId="40D3F827" w14:textId="1E9C3827" w:rsidR="00653C11" w:rsidRDefault="00653C11">
          <w:pPr>
            <w:pStyle w:val="Inhopg1"/>
            <w:rPr>
              <w:ins w:id="73" w:author="Homberg van den, Marc" w:date="2018-12-06T12:48:00Z"/>
              <w:rFonts w:eastAsiaTheme="minorEastAsia" w:hAnsiTheme="minorHAnsi" w:cstheme="minorBidi"/>
              <w:noProof/>
              <w:lang w:val="fr-FR" w:eastAsia="fr-FR"/>
            </w:rPr>
          </w:pPr>
          <w:ins w:id="74"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"_Toc531863831"</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Finances and logistics</w:t>
            </w:r>
            <w:r>
              <w:rPr>
                <w:noProof/>
                <w:webHidden/>
              </w:rPr>
              <w:tab/>
            </w:r>
            <w:r>
              <w:rPr>
                <w:noProof/>
                <w:webHidden/>
              </w:rPr>
              <w:fldChar w:fldCharType="begin"/>
            </w:r>
            <w:r>
              <w:rPr>
                <w:noProof/>
                <w:webHidden/>
              </w:rPr>
              <w:instrText xml:space="preserve"> PAGEREF _Toc531863831 \h </w:instrText>
            </w:r>
          </w:ins>
          <w:r>
            <w:rPr>
              <w:noProof/>
              <w:webHidden/>
            </w:rPr>
          </w:r>
          <w:r>
            <w:rPr>
              <w:noProof/>
              <w:webHidden/>
            </w:rPr>
            <w:fldChar w:fldCharType="separate"/>
          </w:r>
          <w:ins w:id="75" w:author="Homberg van den, Marc" w:date="2018-12-06T12:48:00Z">
            <w:r>
              <w:rPr>
                <w:noProof/>
                <w:webHidden/>
              </w:rPr>
              <w:t>20</w:t>
            </w:r>
            <w:r>
              <w:rPr>
                <w:noProof/>
                <w:webHidden/>
              </w:rPr>
              <w:fldChar w:fldCharType="end"/>
            </w:r>
            <w:r w:rsidRPr="00D57045">
              <w:rPr>
                <w:rStyle w:val="Hyperlink"/>
                <w:rFonts w:eastAsiaTheme="majorEastAsia"/>
                <w:noProof/>
              </w:rPr>
              <w:fldChar w:fldCharType="end"/>
            </w:r>
          </w:ins>
        </w:p>
        <w:p w14:paraId="1EE3C7E9" w14:textId="05377777" w:rsidR="00653C11" w:rsidRDefault="00653C11">
          <w:pPr>
            <w:pStyle w:val="Inhopg1"/>
            <w:rPr>
              <w:ins w:id="76" w:author="Homberg van den, Marc" w:date="2018-12-06T12:48:00Z"/>
              <w:rFonts w:eastAsiaTheme="minorEastAsia" w:hAnsiTheme="minorHAnsi" w:cstheme="minorBidi"/>
              <w:noProof/>
              <w:lang w:val="fr-FR" w:eastAsia="fr-FR"/>
            </w:rPr>
          </w:pPr>
          <w:ins w:id="77"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"_Toc531863832"</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EAP approval and validation with other organization</w:t>
            </w:r>
            <w:r>
              <w:rPr>
                <w:noProof/>
                <w:webHidden/>
              </w:rPr>
              <w:tab/>
            </w:r>
            <w:r>
              <w:rPr>
                <w:noProof/>
                <w:webHidden/>
              </w:rPr>
              <w:fldChar w:fldCharType="begin"/>
            </w:r>
            <w:r>
              <w:rPr>
                <w:noProof/>
                <w:webHidden/>
              </w:rPr>
              <w:instrText xml:space="preserve"> PAGEREF _Toc531863832 \h </w:instrText>
            </w:r>
          </w:ins>
          <w:r>
            <w:rPr>
              <w:noProof/>
              <w:webHidden/>
            </w:rPr>
          </w:r>
          <w:r>
            <w:rPr>
              <w:noProof/>
              <w:webHidden/>
            </w:rPr>
            <w:fldChar w:fldCharType="separate"/>
          </w:r>
          <w:ins w:id="78" w:author="Homberg van den, Marc" w:date="2018-12-06T12:48:00Z">
            <w:r>
              <w:rPr>
                <w:noProof/>
                <w:webHidden/>
              </w:rPr>
              <w:t>20</w:t>
            </w:r>
            <w:r>
              <w:rPr>
                <w:noProof/>
                <w:webHidden/>
              </w:rPr>
              <w:fldChar w:fldCharType="end"/>
            </w:r>
            <w:r w:rsidRPr="00D57045">
              <w:rPr>
                <w:rStyle w:val="Hyperlink"/>
                <w:rFonts w:eastAsiaTheme="majorEastAsia"/>
                <w:noProof/>
              </w:rPr>
              <w:fldChar w:fldCharType="end"/>
            </w:r>
          </w:ins>
        </w:p>
        <w:p w14:paraId="23790406" w14:textId="47B9558E" w:rsidR="00653C11" w:rsidRDefault="00653C11">
          <w:pPr>
            <w:pStyle w:val="Inhopg1"/>
            <w:rPr>
              <w:ins w:id="79" w:author="Homberg van den, Marc" w:date="2018-12-06T12:48:00Z"/>
              <w:rFonts w:eastAsiaTheme="minorEastAsia" w:hAnsiTheme="minorHAnsi" w:cstheme="minorBidi"/>
              <w:noProof/>
              <w:lang w:val="fr-FR" w:eastAsia="fr-FR"/>
            </w:rPr>
          </w:pPr>
          <w:ins w:id="80"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"_Toc531863833"</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Conclusion</w:t>
            </w:r>
            <w:r>
              <w:rPr>
                <w:noProof/>
                <w:webHidden/>
              </w:rPr>
              <w:tab/>
            </w:r>
            <w:r>
              <w:rPr>
                <w:noProof/>
                <w:webHidden/>
              </w:rPr>
              <w:fldChar w:fldCharType="begin"/>
            </w:r>
            <w:r>
              <w:rPr>
                <w:noProof/>
                <w:webHidden/>
              </w:rPr>
              <w:instrText xml:space="preserve"> PAGEREF _Toc531863833 \h </w:instrText>
            </w:r>
          </w:ins>
          <w:r>
            <w:rPr>
              <w:noProof/>
              <w:webHidden/>
            </w:rPr>
          </w:r>
          <w:r>
            <w:rPr>
              <w:noProof/>
              <w:webHidden/>
            </w:rPr>
            <w:fldChar w:fldCharType="separate"/>
          </w:r>
          <w:ins w:id="81" w:author="Homberg van den, Marc" w:date="2018-12-06T12:48:00Z">
            <w:r>
              <w:rPr>
                <w:noProof/>
                <w:webHidden/>
              </w:rPr>
              <w:t>20</w:t>
            </w:r>
            <w:r>
              <w:rPr>
                <w:noProof/>
                <w:webHidden/>
              </w:rPr>
              <w:fldChar w:fldCharType="end"/>
            </w:r>
            <w:r w:rsidRPr="00D57045">
              <w:rPr>
                <w:rStyle w:val="Hyperlink"/>
                <w:rFonts w:eastAsiaTheme="majorEastAsia"/>
                <w:noProof/>
              </w:rPr>
              <w:fldChar w:fldCharType="end"/>
            </w:r>
          </w:ins>
        </w:p>
        <w:p w14:paraId="749C0D81" w14:textId="083ABBBD" w:rsidR="00653C11" w:rsidRDefault="00653C11">
          <w:pPr>
            <w:pStyle w:val="Inhopg1"/>
            <w:rPr>
              <w:ins w:id="82" w:author="Homberg van den, Marc" w:date="2018-12-06T12:48:00Z"/>
              <w:rFonts w:eastAsiaTheme="minorEastAsia" w:hAnsiTheme="minorHAnsi" w:cstheme="minorBidi"/>
              <w:noProof/>
              <w:lang w:val="fr-FR" w:eastAsia="fr-FR"/>
            </w:rPr>
          </w:pPr>
          <w:ins w:id="83" w:author="Homberg van den, Marc" w:date="2018-12-06T12:48:00Z">
            <w:r w:rsidRPr="00D57045">
              <w:rPr>
                <w:rStyle w:val="Hyperlink"/>
                <w:rFonts w:eastAsiaTheme="majorEastAsia"/>
                <w:noProof/>
              </w:rPr>
              <w:fldChar w:fldCharType="begin"/>
            </w:r>
            <w:r w:rsidRPr="00D57045">
              <w:rPr>
                <w:rStyle w:val="Hyperlink"/>
                <w:rFonts w:eastAsiaTheme="majorEastAsia"/>
                <w:noProof/>
              </w:rPr>
              <w:instrText xml:space="preserve"> </w:instrText>
            </w:r>
            <w:r>
              <w:rPr>
                <w:noProof/>
              </w:rPr>
              <w:instrText>HYPERLINK \l "_Toc531863834"</w:instrText>
            </w:r>
            <w:r w:rsidRPr="00D57045">
              <w:rPr>
                <w:rStyle w:val="Hyperlink"/>
                <w:rFonts w:eastAsiaTheme="majorEastAsia"/>
                <w:noProof/>
              </w:rPr>
              <w:instrText xml:space="preserve"> </w:instrText>
            </w:r>
            <w:r w:rsidRPr="00D57045">
              <w:rPr>
                <w:rStyle w:val="Hyperlink"/>
                <w:rFonts w:eastAsiaTheme="majorEastAsia"/>
                <w:noProof/>
              </w:rPr>
              <w:fldChar w:fldCharType="separate"/>
            </w:r>
            <w:r w:rsidRPr="00D57045">
              <w:rPr>
                <w:rStyle w:val="Hyperlink"/>
                <w:rFonts w:eastAsiaTheme="majorEastAsia"/>
                <w:noProof/>
              </w:rPr>
              <w:t>Annexes</w:t>
            </w:r>
            <w:r>
              <w:rPr>
                <w:noProof/>
                <w:webHidden/>
              </w:rPr>
              <w:tab/>
            </w:r>
            <w:r>
              <w:rPr>
                <w:noProof/>
                <w:webHidden/>
              </w:rPr>
              <w:fldChar w:fldCharType="begin"/>
            </w:r>
            <w:r>
              <w:rPr>
                <w:noProof/>
                <w:webHidden/>
              </w:rPr>
              <w:instrText xml:space="preserve"> PAGEREF _Toc531863834 \h </w:instrText>
            </w:r>
          </w:ins>
          <w:r>
            <w:rPr>
              <w:noProof/>
              <w:webHidden/>
            </w:rPr>
          </w:r>
          <w:r>
            <w:rPr>
              <w:noProof/>
              <w:webHidden/>
            </w:rPr>
            <w:fldChar w:fldCharType="separate"/>
          </w:r>
          <w:ins w:id="84" w:author="Homberg van den, Marc" w:date="2018-12-06T12:48:00Z">
            <w:r>
              <w:rPr>
                <w:noProof/>
                <w:webHidden/>
              </w:rPr>
              <w:t>20</w:t>
            </w:r>
            <w:r>
              <w:rPr>
                <w:noProof/>
                <w:webHidden/>
              </w:rPr>
              <w:fldChar w:fldCharType="end"/>
            </w:r>
            <w:r w:rsidRPr="00D57045">
              <w:rPr>
                <w:rStyle w:val="Hyperlink"/>
                <w:rFonts w:eastAsiaTheme="majorEastAsia"/>
                <w:noProof/>
              </w:rPr>
              <w:fldChar w:fldCharType="end"/>
            </w:r>
          </w:ins>
        </w:p>
        <w:p w14:paraId="7B6488C5" w14:textId="606A00B5" w:rsidR="00781F98" w:rsidRDefault="00781F98">
          <w:r>
            <w:rPr>
              <w:b/>
              <w:bCs/>
              <w:noProof/>
            </w:rPr>
            <w:fldChar w:fldCharType="end"/>
          </w:r>
        </w:p>
      </w:sdtContent>
    </w:sdt>
    <w:p w14:paraId="14CAFBFD" w14:textId="7576DEED" w:rsidR="00781F98" w:rsidRDefault="00781F98" w:rsidP="00781F98">
      <w:pPr>
        <w:jc w:val="both"/>
        <w:rPr>
          <w:ins w:id="85" w:author="Teklesadik, Aklilu" w:date="2018-11-28T11:35:00Z"/>
          <w:rFonts w:asciiTheme="majorHAnsi" w:eastAsiaTheme="majorEastAsia" w:hAnsiTheme="majorHAnsi" w:cstheme="majorBidi"/>
          <w:color w:val="2E74B5" w:themeColor="accent1" w:themeShade="BF"/>
          <w:sz w:val="32"/>
          <w:szCs w:val="32"/>
        </w:rPr>
      </w:pPr>
      <w:ins w:id="86" w:author="Teklesadik, Aklilu" w:date="2018-11-28T11:35:00Z">
        <w:r>
          <w:br w:type="page"/>
        </w:r>
      </w:ins>
    </w:p>
    <w:p w14:paraId="6DFFCC52" w14:textId="19966283" w:rsidR="00781F98" w:rsidRDefault="00781F98" w:rsidP="00781F98">
      <w:pPr>
        <w:pStyle w:val="Kop1"/>
      </w:pPr>
      <w:bookmarkStart w:id="87" w:name="_Toc531863810"/>
      <w:commentRangeStart w:id="88"/>
      <w:r>
        <w:lastRenderedPageBreak/>
        <w:t>Summary of Early action plan</w:t>
      </w:r>
      <w:commentRangeEnd w:id="88"/>
      <w:r w:rsidR="00A3197E">
        <w:rPr>
          <w:rStyle w:val="Verwijzingopmerking"/>
          <w:rFonts w:asciiTheme="minorHAnsi" w:eastAsia="Times New Roman" w:hAnsi="Times New Roman" w:cs="Times New Roman"/>
          <w:color w:val="auto"/>
        </w:rPr>
        <w:commentReference w:id="88"/>
      </w:r>
      <w:bookmarkEnd w:id="87"/>
    </w:p>
    <w:p w14:paraId="394DFA28" w14:textId="77777777" w:rsidR="00251883" w:rsidRPr="00251883" w:rsidRDefault="00251883" w:rsidP="00251883"/>
    <w:p w14:paraId="564D5DF2" w14:textId="474BD8CA" w:rsidR="00781F98" w:rsidRDefault="00781F98" w:rsidP="00781F98">
      <w:pPr>
        <w:pStyle w:val="Kop2"/>
      </w:pPr>
      <w:bookmarkStart w:id="89" w:name="_Toc531863811"/>
      <w:commentRangeStart w:id="90"/>
      <w:r>
        <w:t>Alignment with humanitarian principles</w:t>
      </w:r>
      <w:bookmarkEnd w:id="89"/>
    </w:p>
    <w:p w14:paraId="74EB96CD" w14:textId="77777777" w:rsidR="004F00E6" w:rsidRDefault="00251883" w:rsidP="00251883">
      <w:r>
        <w:t xml:space="preserve">In developing and drafting the EAP, the </w:t>
      </w:r>
      <w:proofErr w:type="spellStart"/>
      <w:r>
        <w:t>FbF</w:t>
      </w:r>
      <w:proofErr w:type="spellEnd"/>
      <w:r>
        <w:t xml:space="preserve"> team took into account the humanitarian principles (e.g. humanitarian impartiality, neutrality, impartiality, independence, 'do no harm' and local participation) related to the Humanitarian Code of the Red Cross and NGOs, the principles and rules of humanitarian assistance of the Red Cross and Red Crescent, the principles of 'good humanitarian donorship', the principles of SPHERE protection (e.g. principle 1 to 3) and the SPHERE minimum standards.</w:t>
      </w:r>
      <w:r w:rsidR="004F00E6">
        <w:t xml:space="preserve"> </w:t>
      </w:r>
    </w:p>
    <w:p w14:paraId="5A735F63" w14:textId="27EAC746" w:rsidR="00251883" w:rsidRDefault="00251883" w:rsidP="00251883">
      <w:r>
        <w:t>Basically, the `</w:t>
      </w:r>
      <w:proofErr w:type="spellStart"/>
      <w:r>
        <w:t>FbF</w:t>
      </w:r>
      <w:proofErr w:type="spellEnd"/>
      <w:r>
        <w:t xml:space="preserve"> mechanism' aims to directly bolster the (pro)-active capacity for action of the population at the moment of being in situations of possible affectation and stress of survival (principle 7 "good humanitarian donorship"). </w:t>
      </w:r>
    </w:p>
    <w:p w14:paraId="2279DFAF" w14:textId="1DDFC900" w:rsidR="00251883" w:rsidRDefault="00251883" w:rsidP="00251883">
      <w:r>
        <w:t>In addition, the early actions in this EAP have been defined based on consultation and participation of a national technical committee, which includes all lead institutions in sectoral disaster management and chaired by the Disaster management and Mitigation unit</w:t>
      </w:r>
      <w:r w:rsidR="004F00E6">
        <w:t xml:space="preserve"> (DMMU) of Zambia, with the coordination of </w:t>
      </w:r>
      <w:r>
        <w:t>Zambian Red Cross</w:t>
      </w:r>
      <w:r w:rsidR="004F00E6">
        <w:t xml:space="preserve">. </w:t>
      </w:r>
    </w:p>
    <w:p w14:paraId="041154A8" w14:textId="1AB8DB82" w:rsidR="004F00E6" w:rsidRDefault="00251883" w:rsidP="00251883">
      <w:r>
        <w:t xml:space="preserve">The strategies, plans and guidelines of </w:t>
      </w:r>
      <w:r w:rsidR="004F00E6">
        <w:t>the government as well as capacity of Zambian red cross capacity i</w:t>
      </w:r>
      <w:r w:rsidR="00E21B87">
        <w:t xml:space="preserve">n </w:t>
      </w:r>
      <w:r w:rsidR="004F00E6">
        <w:t xml:space="preserve">coordinating response to take </w:t>
      </w:r>
      <w:r w:rsidR="004F00E6">
        <w:t>‘</w:t>
      </w:r>
      <w:r w:rsidR="004F00E6">
        <w:t>early action</w:t>
      </w:r>
      <w:r w:rsidR="004F00E6">
        <w:t>’</w:t>
      </w:r>
      <w:r w:rsidR="004F00E6">
        <w:t xml:space="preserve"> </w:t>
      </w:r>
      <w:r w:rsidR="00E21B87">
        <w:t xml:space="preserve">have been considered. </w:t>
      </w:r>
    </w:p>
    <w:p w14:paraId="420DF307" w14:textId="5C3C31DE" w:rsidR="00E21B87" w:rsidRDefault="00251883" w:rsidP="00251883">
      <w:r>
        <w:t>During the development of the EAP, the team was guided by the SPHERE standards for action identification, relations with DRM (Disaster Risk Management) autho</w:t>
      </w:r>
      <w:r w:rsidR="00E21B87">
        <w:t>rities, analysis and monitoring.</w:t>
      </w:r>
    </w:p>
    <w:p w14:paraId="43C8931A" w14:textId="5958E31F" w:rsidR="00251883" w:rsidRPr="00E21B87" w:rsidRDefault="00251883" w:rsidP="00251883">
      <w:pPr>
        <w:rPr>
          <w:color w:val="FF0000"/>
        </w:rPr>
      </w:pPr>
      <w:r w:rsidRPr="00E21B87">
        <w:rPr>
          <w:color w:val="FF0000"/>
        </w:rPr>
        <w:t xml:space="preserve">Humanitarian supplies and sensitizations will strengthen local family solutions and are suitable for use during the extreme event. For purchases, priority has always been given to local assets in the same region.   </w:t>
      </w:r>
    </w:p>
    <w:p w14:paraId="27E72EFE" w14:textId="15428470" w:rsidR="00781F98" w:rsidRDefault="00781F98" w:rsidP="00781F98">
      <w:pPr>
        <w:pStyle w:val="Kop1"/>
      </w:pPr>
      <w:bookmarkStart w:id="91" w:name="_Toc531863812"/>
      <w:r>
        <w:t>Stakeholders</w:t>
      </w:r>
      <w:bookmarkEnd w:id="91"/>
      <w:r>
        <w:t xml:space="preserve"> </w:t>
      </w:r>
    </w:p>
    <w:p w14:paraId="42A414A7" w14:textId="1F9A92BF" w:rsidR="00E21B87" w:rsidRDefault="00E21B87" w:rsidP="00E21B87">
      <w:r>
        <w:t xml:space="preserve">The EAP for flooding has been designed to be implemented by ZRC in conjunction with other organizations such as DMMU, WARMA, ZAM , community leaders, and other </w:t>
      </w:r>
      <w:r w:rsidRPr="00E21B87">
        <w:rPr>
          <w:color w:val="FF0000"/>
        </w:rPr>
        <w:t>regional stakeholders</w:t>
      </w:r>
      <w:r>
        <w:t>.</w:t>
      </w:r>
    </w:p>
    <w:p w14:paraId="33DF72C9" w14:textId="2F22A6F0" w:rsidR="00E21B87" w:rsidRDefault="00E21B87" w:rsidP="00E21B87">
      <w:pPr>
        <w:rPr>
          <w:color w:val="FF0000"/>
        </w:rPr>
      </w:pPr>
      <w:r>
        <w:t xml:space="preserve"> Each of the actors involved in this EAP has a key role to play during the coordination and activation of the Forecast Based Preparation mechanism. Thus, this EAP should be part of the contingency plans of the national, regional and provincial government entities as well as the National Society of the </w:t>
      </w:r>
      <w:proofErr w:type="spellStart"/>
      <w:r>
        <w:t>ZARC.According</w:t>
      </w:r>
      <w:proofErr w:type="spellEnd"/>
      <w:r>
        <w:t xml:space="preserve"> to their institutional mandate or the coordination carried out within the framework of this protocol, each institution has some roles and responsibilities . </w:t>
      </w:r>
      <w:r w:rsidRPr="00E21B87">
        <w:rPr>
          <w:color w:val="FF0000"/>
        </w:rPr>
        <w:t>Basically, these roles are divided into three categories: coordination, communication and implementation of field actions</w:t>
      </w:r>
    </w:p>
    <w:p w14:paraId="5F6B19C8" w14:textId="30960BB6" w:rsidR="00E21B87" w:rsidRDefault="00E21B87" w:rsidP="00E21B87">
      <w:pPr>
        <w:rPr>
          <w:color w:val="FF0000"/>
        </w:rPr>
      </w:pPr>
      <w:r>
        <w:rPr>
          <w:color w:val="FF0000"/>
        </w:rPr>
        <w:t xml:space="preserve">Zambian Red cross </w:t>
      </w:r>
    </w:p>
    <w:p w14:paraId="074C0C01" w14:textId="38066A7E" w:rsidR="00E21B87" w:rsidRDefault="00E21B87" w:rsidP="00E21B87">
      <w:pPr>
        <w:rPr>
          <w:color w:val="FF0000"/>
        </w:rPr>
      </w:pPr>
      <w:r>
        <w:rPr>
          <w:color w:val="FF0000"/>
        </w:rPr>
        <w:t>DMMU</w:t>
      </w:r>
    </w:p>
    <w:p w14:paraId="6930372B" w14:textId="6C7D5F7F" w:rsidR="00E21B87" w:rsidRDefault="00E21B87" w:rsidP="00E21B87">
      <w:pPr>
        <w:rPr>
          <w:color w:val="FF0000"/>
        </w:rPr>
      </w:pPr>
      <w:r>
        <w:rPr>
          <w:color w:val="FF0000"/>
        </w:rPr>
        <w:t>WARMA</w:t>
      </w:r>
    </w:p>
    <w:p w14:paraId="61E5366C" w14:textId="0B89CDBB" w:rsidR="00E21B87" w:rsidRDefault="00E21B87" w:rsidP="00E21B87">
      <w:pPr>
        <w:rPr>
          <w:color w:val="FF0000"/>
        </w:rPr>
      </w:pPr>
      <w:r>
        <w:rPr>
          <w:color w:val="FF0000"/>
        </w:rPr>
        <w:t xml:space="preserve">ZAM </w:t>
      </w:r>
      <w:r>
        <w:rPr>
          <w:color w:val="FF0000"/>
        </w:rPr>
        <w:t>…</w:t>
      </w:r>
    </w:p>
    <w:p w14:paraId="40A63841" w14:textId="08209A0D" w:rsidR="00E21B87" w:rsidRDefault="00E21B87" w:rsidP="00E21B87">
      <w:pPr>
        <w:rPr>
          <w:color w:val="FF0000"/>
        </w:rPr>
      </w:pPr>
      <w:r>
        <w:rPr>
          <w:color w:val="FF0000"/>
        </w:rPr>
        <w:t>A table listing all the organizations</w:t>
      </w:r>
      <w:commentRangeEnd w:id="90"/>
      <w:r w:rsidR="00743059">
        <w:rPr>
          <w:rStyle w:val="Verwijzingopmerking"/>
        </w:rPr>
        <w:commentReference w:id="90"/>
      </w:r>
    </w:p>
    <w:p w14:paraId="65C28A69" w14:textId="77777777" w:rsidR="00E21B87" w:rsidRPr="00E21B87" w:rsidRDefault="00E21B87" w:rsidP="00E21B87">
      <w:pPr>
        <w:rPr>
          <w:color w:val="FF0000"/>
        </w:rPr>
      </w:pPr>
    </w:p>
    <w:p w14:paraId="046A5246" w14:textId="01934B34" w:rsidR="00A3197E" w:rsidRDefault="00A3197E" w:rsidP="01736308">
      <w:pPr>
        <w:pStyle w:val="Kop1"/>
        <w:rPr>
          <w:ins w:id="92" w:author="Homberg van den, Marc" w:date="2018-12-06T11:58:00Z"/>
        </w:rPr>
      </w:pPr>
      <w:bookmarkStart w:id="93" w:name="_Toc531863813"/>
      <w:commentRangeStart w:id="94"/>
      <w:ins w:id="95" w:author="Homberg van den, Marc" w:date="2018-12-06T11:58:00Z">
        <w:r>
          <w:lastRenderedPageBreak/>
          <w:t>Flood risks in Zambia</w:t>
        </w:r>
      </w:ins>
      <w:bookmarkEnd w:id="93"/>
      <w:commentRangeEnd w:id="94"/>
      <w:r w:rsidR="007A79D6">
        <w:rPr>
          <w:rStyle w:val="Verwijzingopmerking"/>
          <w:rFonts w:asciiTheme="minorHAnsi" w:eastAsia="Times New Roman" w:hAnsi="Times New Roman" w:cs="Times New Roman"/>
          <w:color w:val="auto"/>
        </w:rPr>
        <w:commentReference w:id="94"/>
      </w:r>
    </w:p>
    <w:p w14:paraId="7A98DA4B" w14:textId="6DA5BF23" w:rsidR="00A3197E" w:rsidRDefault="00A3197E">
      <w:pPr>
        <w:rPr>
          <w:rFonts w:eastAsia="Helvetica Neue"/>
          <w:rPrChange w:id="96" w:author="Agathe Bucherie" w:date="2018-12-13T01:23:00Z">
            <w:rPr/>
          </w:rPrChange>
        </w:rPr>
        <w:pPrChange w:id="97" w:author="Agathe Bucherie" w:date="2018-12-13T01:23:00Z">
          <w:pPr>
            <w:pStyle w:val="Kop1"/>
          </w:pPr>
        </w:pPrChange>
      </w:pPr>
      <w:ins w:id="98" w:author="Homberg van den, Marc" w:date="2018-12-06T12:03:00Z">
        <w:r>
          <w:rPr>
            <w:rFonts w:eastAsia="Helvetica Neue"/>
          </w:rPr>
          <w:t>Flood risks in Zambia consist of:</w:t>
        </w:r>
      </w:ins>
    </w:p>
    <w:p w14:paraId="0AE04426" w14:textId="77777777" w:rsidR="00D627A0" w:rsidRPr="00D627A0" w:rsidRDefault="00D627A0">
      <w:pPr>
        <w:pStyle w:val="Lijstalinea"/>
        <w:numPr>
          <w:ilvl w:val="0"/>
          <w:numId w:val="3"/>
        </w:numPr>
        <w:rPr>
          <w:rFonts w:eastAsia="Helvetica Neue"/>
          <w:rPrChange w:id="99" w:author="Agathe Bucherie" w:date="2018-12-13T01:23:00Z">
            <w:rPr/>
          </w:rPrChange>
        </w:rPr>
        <w:pPrChange w:id="100" w:author="Agathe Bucherie" w:date="2018-12-13T01:23:00Z">
          <w:pPr>
            <w:pStyle w:val="Kop1"/>
            <w:numPr>
              <w:numId w:val="2"/>
            </w:numPr>
            <w:ind w:left="720" w:hanging="360"/>
          </w:pPr>
        </w:pPrChange>
      </w:pPr>
      <w:ins w:id="101" w:author="Homberg van den, Marc" w:date="2018-12-06T12:09:00Z">
        <w:r w:rsidRPr="00D627A0">
          <w:rPr>
            <w:rFonts w:eastAsia="Helvetica Neue"/>
            <w:rPrChange w:id="102" w:author="Homberg van den, Marc" w:date="2018-12-06T12:10:00Z">
              <w:rPr/>
            </w:rPrChange>
          </w:rPr>
          <w:t xml:space="preserve">Fluvial/river flood: </w:t>
        </w:r>
      </w:ins>
      <w:ins w:id="103" w:author="Homberg van den, Marc" w:date="2018-12-06T12:03:00Z">
        <w:r w:rsidR="00A3197E" w:rsidRPr="00D627A0">
          <w:rPr>
            <w:rFonts w:eastAsia="Helvetica Neue"/>
            <w:rPrChange w:id="104" w:author="Homberg van den, Marc" w:date="2018-12-06T12:10:00Z">
              <w:rPr/>
            </w:rPrChange>
          </w:rPr>
          <w:t>m</w:t>
        </w:r>
      </w:ins>
      <w:ins w:id="105" w:author="Homberg van den, Marc" w:date="2018-12-06T12:02:00Z">
        <w:r w:rsidR="00A3197E" w:rsidRPr="00D627A0">
          <w:rPr>
            <w:rFonts w:eastAsia="Helvetica Neue"/>
            <w:rPrChange w:id="106" w:author="Homberg van den, Marc" w:date="2018-12-06T12:10:00Z">
              <w:rPr/>
            </w:rPrChange>
          </w:rPr>
          <w:t>ostly large space and time scale riverine floods</w:t>
        </w:r>
      </w:ins>
      <w:ins w:id="107" w:author="Homberg van den, Marc" w:date="2018-12-06T12:03:00Z">
        <w:r w:rsidR="00A3197E" w:rsidRPr="00D627A0">
          <w:rPr>
            <w:rFonts w:eastAsia="Helvetica Neue"/>
            <w:rPrChange w:id="108" w:author="Homberg van den, Marc" w:date="2018-12-06T12:10:00Z">
              <w:rPr/>
            </w:rPrChange>
          </w:rPr>
          <w:t xml:space="preserve">, characterized by usually </w:t>
        </w:r>
      </w:ins>
      <w:ins w:id="109" w:author="Homberg van den, Marc" w:date="2018-12-06T12:02:00Z">
        <w:r w:rsidR="00A3197E" w:rsidRPr="00D627A0">
          <w:rPr>
            <w:rFonts w:eastAsia="Helvetica Neue"/>
            <w:rPrChange w:id="110" w:author="Homberg van den, Marc" w:date="2018-12-06T12:10:00Z">
              <w:rPr/>
            </w:rPrChange>
          </w:rPr>
          <w:t xml:space="preserve">high direct damage and </w:t>
        </w:r>
      </w:ins>
      <w:ins w:id="111" w:author="Homberg van den, Marc" w:date="2018-12-06T12:04:00Z">
        <w:r w:rsidR="00A3197E" w:rsidRPr="00D627A0">
          <w:rPr>
            <w:rFonts w:eastAsia="Helvetica Neue"/>
            <w:rPrChange w:id="112" w:author="Homberg van den, Marc" w:date="2018-12-06T12:10:00Z">
              <w:rPr/>
            </w:rPrChange>
          </w:rPr>
          <w:t>displacement of</w:t>
        </w:r>
      </w:ins>
      <w:ins w:id="113" w:author="Homberg van den, Marc" w:date="2018-12-06T12:02:00Z">
        <w:r w:rsidR="00A3197E" w:rsidRPr="00D627A0">
          <w:rPr>
            <w:rFonts w:eastAsia="Helvetica Neue"/>
            <w:rPrChange w:id="114" w:author="Homberg van den, Marc" w:date="2018-12-06T12:10:00Z">
              <w:rPr/>
            </w:rPrChange>
          </w:rPr>
          <w:t xml:space="preserve"> many people due to their wide flood risk extent, and generally densely populated flood plain areas. </w:t>
        </w:r>
      </w:ins>
    </w:p>
    <w:p w14:paraId="198298FE" w14:textId="77777777" w:rsidR="00D627A0" w:rsidRPr="00D627A0" w:rsidRDefault="00D627A0">
      <w:pPr>
        <w:pStyle w:val="Lijstalinea"/>
        <w:numPr>
          <w:ilvl w:val="0"/>
          <w:numId w:val="3"/>
        </w:numPr>
        <w:rPr>
          <w:rFonts w:eastAsia="Helvetica Neue"/>
          <w:rPrChange w:id="115" w:author="Agathe Bucherie" w:date="2018-12-13T01:23:00Z">
            <w:rPr/>
          </w:rPrChange>
        </w:rPr>
        <w:pPrChange w:id="116" w:author="Agathe Bucherie" w:date="2018-12-13T01:23:00Z">
          <w:pPr>
            <w:pStyle w:val="Kop1"/>
            <w:numPr>
              <w:numId w:val="2"/>
            </w:numPr>
            <w:ind w:left="720" w:hanging="360"/>
          </w:pPr>
        </w:pPrChange>
      </w:pPr>
      <w:ins w:id="117" w:author="Homberg van den, Marc" w:date="2018-12-06T12:08:00Z">
        <w:r w:rsidRPr="00D627A0">
          <w:rPr>
            <w:rFonts w:eastAsia="Helvetica Neue"/>
            <w:rPrChange w:id="118" w:author="Homberg van den, Marc" w:date="2018-12-06T12:10:00Z">
              <w:rPr/>
            </w:rPrChange>
          </w:rPr>
          <w:t>Flash flood</w:t>
        </w:r>
      </w:ins>
      <w:ins w:id="119" w:author="Homberg van den, Marc" w:date="2018-12-06T12:09:00Z">
        <w:r w:rsidRPr="00D627A0">
          <w:rPr>
            <w:rFonts w:eastAsia="Helvetica Neue"/>
            <w:rPrChange w:id="120" w:author="Homberg van den, Marc" w:date="2018-12-06T12:10:00Z">
              <w:rPr/>
            </w:rPrChange>
          </w:rPr>
          <w:t>, t</w:t>
        </w:r>
        <w:r w:rsidRPr="00D627A0">
          <w:rPr>
            <w:rFonts w:eastAsia="Helvetica Neue"/>
            <w:rPrChange w:id="121" w:author="Homberg van den, Marc" w:date="2018-12-06T12:10:00Z">
              <w:rPr>
                <w:rFonts w:ascii="Helvetica Neue" w:eastAsia="Helvetica Neue" w:hAnsi="Helvetica Neue" w:cs="Helvetica Neue"/>
              </w:rPr>
            </w:rPrChange>
          </w:rPr>
          <w:t xml:space="preserve">hat occur at smaller time and spatial scales. A </w:t>
        </w:r>
      </w:ins>
      <w:ins w:id="122" w:author="Homberg van den, Marc" w:date="2018-12-06T12:07:00Z">
        <w:r w:rsidRPr="00D627A0">
          <w:rPr>
            <w:rFonts w:eastAsia="Helvetica Neue"/>
            <w:rPrChange w:id="123" w:author="Homberg van den, Marc" w:date="2018-12-06T12:10:00Z">
              <w:rPr/>
            </w:rPrChange>
          </w:rPr>
          <w:t>flood that rises and falls quite rapidly with little or no advance warning, usually the result of intense rainfall over a relatively small area (Glossary of the American Meteorological Society, 2000 edition). Key aspect of the definition is the time scale: sudden hydrological response to the causative event.</w:t>
        </w:r>
      </w:ins>
    </w:p>
    <w:p w14:paraId="36C63553" w14:textId="7C35080B" w:rsidR="00D627A0" w:rsidRPr="00D627A0" w:rsidRDefault="00D627A0">
      <w:pPr>
        <w:pStyle w:val="Lijstalinea"/>
        <w:numPr>
          <w:ilvl w:val="0"/>
          <w:numId w:val="3"/>
        </w:numPr>
        <w:rPr>
          <w:rFonts w:eastAsia="Helvetica Neue"/>
          <w:rPrChange w:id="124" w:author="Agathe Bucherie" w:date="2018-12-13T01:23:00Z">
            <w:rPr/>
          </w:rPrChange>
        </w:rPr>
        <w:pPrChange w:id="125" w:author="Agathe Bucherie" w:date="2018-12-13T01:23:00Z">
          <w:pPr>
            <w:pStyle w:val="Kop1"/>
            <w:numPr>
              <w:numId w:val="2"/>
            </w:numPr>
            <w:ind w:left="720" w:hanging="360"/>
          </w:pPr>
        </w:pPrChange>
      </w:pPr>
      <w:ins w:id="126" w:author="Homberg van den, Marc" w:date="2018-12-06T12:08:00Z">
        <w:r w:rsidRPr="00D627A0">
          <w:rPr>
            <w:rFonts w:eastAsia="Helvetica Neue"/>
            <w:rPrChange w:id="127" w:author="Homberg van den, Marc" w:date="2018-12-06T12:10:00Z">
              <w:rPr/>
            </w:rPrChange>
          </w:rPr>
          <w:t>Pluvial flooding</w:t>
        </w:r>
      </w:ins>
      <w:ins w:id="128" w:author="Homberg van den, Marc" w:date="2018-12-06T12:07:00Z">
        <w:r w:rsidRPr="00D627A0">
          <w:rPr>
            <w:rFonts w:eastAsia="Helvetica Neue"/>
            <w:rPrChange w:id="129" w:author="Homberg van den, Marc" w:date="2018-12-06T12:10:00Z">
              <w:rPr/>
            </w:rPrChange>
          </w:rPr>
          <w:t>: direct runoff over land causing local flooding in areas not previously associated with natural or manmade water courses. Key aspect of the definition is the lack of proper drainage network in the area impacted by the flood.</w:t>
        </w:r>
      </w:ins>
      <w:ins w:id="130" w:author="Homberg van den, Marc" w:date="2018-12-06T12:08:00Z">
        <w:r w:rsidRPr="00D627A0">
          <w:rPr>
            <w:rFonts w:eastAsia="Helvetica Neue"/>
            <w:rPrChange w:id="131" w:author="Homberg van den, Marc" w:date="2018-12-06T12:10:00Z">
              <w:rPr>
                <w:rFonts w:eastAsia="Helvetica Neue"/>
              </w:rPr>
            </w:rPrChange>
          </w:rPr>
          <w:t xml:space="preserve"> (see http://ec.europa.eu/environment/water/flood_risk/index.htm)</w:t>
        </w:r>
      </w:ins>
    </w:p>
    <w:p w14:paraId="6F00A76B" w14:textId="77777777" w:rsidR="00E926B4" w:rsidRDefault="00E926B4" w:rsidP="00D24660">
      <w:pPr>
        <w:rPr>
          <w:ins w:id="132" w:author="Homberg van den, Marc" w:date="2018-12-06T12:23:00Z"/>
          <w:rFonts w:eastAsia="Helvetica Neue"/>
        </w:rPr>
      </w:pPr>
    </w:p>
    <w:p w14:paraId="7DDD245F" w14:textId="3C0AB7B1" w:rsidR="00E926B4" w:rsidDel="007A79D6" w:rsidRDefault="00E926B4" w:rsidP="00D24660">
      <w:pPr>
        <w:rPr>
          <w:ins w:id="133" w:author="Homberg van den, Marc" w:date="2018-12-06T12:23:00Z"/>
          <w:del w:id="134" w:author="Giodini, Stefania" w:date="2018-12-11T13:44:00Z"/>
          <w:rFonts w:eastAsia="Helvetica Neue"/>
        </w:rPr>
      </w:pPr>
      <w:ins w:id="135" w:author="Homberg van den, Marc" w:date="2018-12-06T12:23:00Z">
        <w:del w:id="136" w:author="Giodini, Stefania" w:date="2018-12-11T13:44:00Z">
          <w:r w:rsidDel="007A79D6">
            <w:rPr>
              <w:rFonts w:eastAsia="Helvetica Neue"/>
            </w:rPr>
            <w:delText>DEFINITIONS CAN GO TO FOOTNOTES ONCE WE HAVE A DESCRIPTION OF THESE FOR ZAMBIA; FROM CONTINGENCY PLANS? WARMA DOCUMENTS?</w:delText>
          </w:r>
        </w:del>
      </w:ins>
    </w:p>
    <w:p w14:paraId="0B4F9F47" w14:textId="0723A77D" w:rsidR="00D24660" w:rsidRPr="00D24660" w:rsidRDefault="00D24660">
      <w:pPr>
        <w:rPr>
          <w:rFonts w:eastAsia="Helvetica Neue"/>
          <w:rPrChange w:id="137" w:author="Agathe Bucherie" w:date="2018-12-13T04:24:00Z">
            <w:rPr/>
          </w:rPrChange>
        </w:rPr>
        <w:pPrChange w:id="138" w:author="Agathe Bucherie" w:date="2018-12-13T04:24:00Z">
          <w:pPr>
            <w:pStyle w:val="Lijstalinea"/>
            <w:numPr>
              <w:numId w:val="3"/>
            </w:numPr>
            <w:ind w:hanging="360"/>
          </w:pPr>
        </w:pPrChange>
      </w:pPr>
      <w:commentRangeStart w:id="139"/>
      <w:ins w:id="140" w:author="Homberg van den, Marc" w:date="2018-12-06T12:22:00Z">
        <w:r>
          <w:rPr>
            <w:rFonts w:eastAsia="Helvetica Neue"/>
          </w:rPr>
          <w:t>And</w:t>
        </w:r>
        <w:r w:rsidRPr="00D24660">
          <w:rPr>
            <w:rFonts w:eastAsia="Helvetica Neue"/>
          </w:rPr>
          <w:t xml:space="preserve"> what is the impact of the dams in e.g. the Zambezi delta plain (ref two MSc studies UNESCO-IHE students) in causing floods?</w:t>
        </w:r>
      </w:ins>
      <w:commentRangeEnd w:id="139"/>
      <w:r w:rsidR="005D4687">
        <w:rPr>
          <w:rStyle w:val="Verwijzingopmerking"/>
        </w:rPr>
        <w:commentReference w:id="139"/>
      </w:r>
    </w:p>
    <w:p w14:paraId="08A3E0BB" w14:textId="77777777" w:rsidR="00CB7BEF" w:rsidRDefault="00A3197E" w:rsidP="00D627A0">
      <w:pPr>
        <w:rPr>
          <w:ins w:id="141" w:author="Agathe Bucherie" w:date="2018-12-13T03:50:00Z"/>
          <w:rFonts w:eastAsia="Helvetica Neue"/>
        </w:rPr>
      </w:pPr>
      <w:ins w:id="142" w:author="Homberg van den, Marc" w:date="2018-12-06T12:02:00Z">
        <w:r w:rsidRPr="00827140">
          <w:rPr>
            <w:rFonts w:eastAsia="Helvetica Neue"/>
            <w:rPrChange w:id="143" w:author="Homberg van den, Marc" w:date="2018-12-06T12:04:00Z">
              <w:rPr/>
            </w:rPrChange>
          </w:rPr>
          <w:t>What triggers flash floods is more complex to understand than for riverine floods, as these are often caused by a combination of high local precipitation rate due to convective storm-related events, associated to specific hydrological situation and geomorphological characteristics of the catchment.</w:t>
        </w:r>
      </w:ins>
      <w:ins w:id="144" w:author="Homberg van den, Marc" w:date="2018-12-06T12:10:00Z">
        <w:r w:rsidR="006A21A2">
          <w:rPr>
            <w:rFonts w:eastAsia="Helvetica Neue"/>
          </w:rPr>
          <w:t xml:space="preserve"> In general, flash and fluvial floods </w:t>
        </w:r>
      </w:ins>
      <w:ins w:id="145" w:author="Homberg van den, Marc" w:date="2018-12-06T12:11:00Z">
        <w:r w:rsidR="006A21A2">
          <w:rPr>
            <w:rFonts w:eastAsia="Helvetica Neue"/>
          </w:rPr>
          <w:t xml:space="preserve">have shorter lead times and are harder to predict than river floods. </w:t>
        </w:r>
      </w:ins>
    </w:p>
    <w:p w14:paraId="370BE34A" w14:textId="21B5873E" w:rsidR="7547AF2F" w:rsidRDefault="657338CB">
      <w:pPr>
        <w:rPr>
          <w:rFonts w:eastAsia="Helvetica Neue"/>
          <w:rPrChange w:id="146" w:author="Agathe Bucherie" w:date="2018-12-13T03:53:00Z">
            <w:rPr/>
          </w:rPrChange>
        </w:rPr>
      </w:pPr>
      <w:ins w:id="147" w:author="Agathe Bucherie" w:date="2018-12-13T03:50:00Z">
        <w:r w:rsidRPr="1B9E6D53">
          <w:rPr>
            <w:rFonts w:eastAsia="Helvetica Neue"/>
            <w:color w:val="5B9BD5" w:themeColor="accent1"/>
            <w:rPrChange w:id="148" w:author="Agathe Bucherie" w:date="2018-12-13T03:57:00Z">
              <w:rPr/>
            </w:rPrChange>
          </w:rPr>
          <w:t xml:space="preserve">AB : </w:t>
        </w:r>
        <w:r w:rsidR="7547AF2F" w:rsidRPr="1B9E6D53">
          <w:rPr>
            <w:rFonts w:eastAsia="Helvetica Neue"/>
            <w:color w:val="5B9BD5" w:themeColor="accent1"/>
            <w:rPrChange w:id="149" w:author="Agathe Bucherie" w:date="2018-12-13T03:57:00Z">
              <w:rPr/>
            </w:rPrChange>
          </w:rPr>
          <w:t>O</w:t>
        </w:r>
        <w:r w:rsidRPr="1B9E6D53">
          <w:rPr>
            <w:rFonts w:eastAsia="Helvetica Neue"/>
            <w:color w:val="5B9BD5" w:themeColor="accent1"/>
            <w:rPrChange w:id="150" w:author="Agathe Bucherie" w:date="2018-12-13T03:57:00Z">
              <w:rPr/>
            </w:rPrChange>
          </w:rPr>
          <w:t>ne</w:t>
        </w:r>
        <w:r w:rsidR="7547AF2F" w:rsidRPr="1B9E6D53">
          <w:rPr>
            <w:rFonts w:eastAsia="Helvetica Neue"/>
            <w:color w:val="5B9BD5" w:themeColor="accent1"/>
            <w:rPrChange w:id="151" w:author="Agathe Bucherie" w:date="2018-12-13T03:57:00Z">
              <w:rPr/>
            </w:rPrChange>
          </w:rPr>
          <w:t xml:space="preserve"> exerci</w:t>
        </w:r>
        <w:r w:rsidRPr="1B9E6D53">
          <w:rPr>
            <w:rFonts w:eastAsia="Helvetica Neue"/>
            <w:color w:val="5B9BD5" w:themeColor="accent1"/>
            <w:rPrChange w:id="152" w:author="Agathe Bucherie" w:date="2018-12-13T03:57:00Z">
              <w:rPr/>
            </w:rPrChange>
          </w:rPr>
          <w:t>s</w:t>
        </w:r>
        <w:r w:rsidR="7547AF2F" w:rsidRPr="1B9E6D53">
          <w:rPr>
            <w:rFonts w:eastAsia="Helvetica Neue"/>
            <w:color w:val="5B9BD5" w:themeColor="accent1"/>
            <w:rPrChange w:id="153" w:author="Agathe Bucherie" w:date="2018-12-13T03:57:00Z">
              <w:rPr/>
            </w:rPrChange>
          </w:rPr>
          <w:t xml:space="preserve">e </w:t>
        </w:r>
        <w:r w:rsidRPr="1B9E6D53">
          <w:rPr>
            <w:rFonts w:eastAsia="Helvetica Neue"/>
            <w:color w:val="5B9BD5" w:themeColor="accent1"/>
            <w:rPrChange w:id="154" w:author="Agathe Bucherie" w:date="2018-12-13T03:57:00Z">
              <w:rPr/>
            </w:rPrChange>
          </w:rPr>
          <w:t>c</w:t>
        </w:r>
        <w:r w:rsidR="7547AF2F" w:rsidRPr="1B9E6D53">
          <w:rPr>
            <w:rFonts w:eastAsia="Helvetica Neue"/>
            <w:color w:val="5B9BD5" w:themeColor="accent1"/>
            <w:rPrChange w:id="155" w:author="Agathe Bucherie" w:date="2018-12-13T03:57:00Z">
              <w:rPr/>
            </w:rPrChange>
          </w:rPr>
          <w:t>oul</w:t>
        </w:r>
        <w:r w:rsidRPr="1B9E6D53">
          <w:rPr>
            <w:rFonts w:eastAsia="Helvetica Neue"/>
            <w:color w:val="5B9BD5" w:themeColor="accent1"/>
            <w:rPrChange w:id="156" w:author="Agathe Bucherie" w:date="2018-12-13T03:57:00Z">
              <w:rPr/>
            </w:rPrChange>
          </w:rPr>
          <w:t>d be to identify area</w:t>
        </w:r>
      </w:ins>
      <w:ins w:id="157" w:author="Agathe Bucherie" w:date="2018-12-13T03:51:00Z">
        <w:r w:rsidR="00E0D4C7" w:rsidRPr="1B9E6D53">
          <w:rPr>
            <w:rFonts w:eastAsia="Helvetica Neue"/>
            <w:color w:val="5B9BD5" w:themeColor="accent1"/>
            <w:rPrChange w:id="158" w:author="Agathe Bucherie" w:date="2018-12-13T03:57:00Z">
              <w:rPr/>
            </w:rPrChange>
          </w:rPr>
          <w:t>s</w:t>
        </w:r>
      </w:ins>
      <w:ins w:id="159" w:author="Agathe Bucherie" w:date="2018-12-13T03:50:00Z">
        <w:r w:rsidRPr="1B9E6D53">
          <w:rPr>
            <w:rFonts w:eastAsia="Helvetica Neue"/>
            <w:color w:val="5B9BD5" w:themeColor="accent1"/>
            <w:rPrChange w:id="160" w:author="Agathe Bucherie" w:date="2018-12-13T03:57:00Z">
              <w:rPr/>
            </w:rPrChange>
          </w:rPr>
          <w:t xml:space="preserve"> and flood plains that </w:t>
        </w:r>
      </w:ins>
      <w:ins w:id="161" w:author="Agathe Bucherie" w:date="2018-12-13T03:51:00Z">
        <w:r w:rsidR="00E0D4C7" w:rsidRPr="1B9E6D53">
          <w:rPr>
            <w:rFonts w:eastAsia="Helvetica Neue"/>
            <w:color w:val="5B9BD5" w:themeColor="accent1"/>
            <w:rPrChange w:id="162" w:author="Agathe Bucherie" w:date="2018-12-13T03:57:00Z">
              <w:rPr/>
            </w:rPrChange>
          </w:rPr>
          <w:t>are prone</w:t>
        </w:r>
      </w:ins>
      <w:ins w:id="163" w:author="Agathe Bucherie" w:date="2018-12-13T03:50:00Z">
        <w:r w:rsidRPr="1B9E6D53">
          <w:rPr>
            <w:rFonts w:eastAsia="Helvetica Neue"/>
            <w:color w:val="5B9BD5" w:themeColor="accent1"/>
            <w:rPrChange w:id="164" w:author="Agathe Bucherie" w:date="2018-12-13T03:57:00Z">
              <w:rPr/>
            </w:rPrChange>
          </w:rPr>
          <w:t xml:space="preserve"> </w:t>
        </w:r>
      </w:ins>
      <w:ins w:id="165" w:author="Agathe Bucherie" w:date="2018-12-13T03:51:00Z">
        <w:r w:rsidR="00E0D4C7" w:rsidRPr="1B9E6D53">
          <w:rPr>
            <w:rFonts w:eastAsia="Helvetica Neue"/>
            <w:color w:val="5B9BD5" w:themeColor="accent1"/>
            <w:rPrChange w:id="166" w:author="Agathe Bucherie" w:date="2018-12-13T03:57:00Z">
              <w:rPr/>
            </w:rPrChange>
          </w:rPr>
          <w:t>to Flash flood</w:t>
        </w:r>
        <w:r w:rsidR="6AC8A2A9" w:rsidRPr="1B9E6D53">
          <w:rPr>
            <w:rFonts w:eastAsia="Helvetica Neue"/>
            <w:color w:val="5B9BD5" w:themeColor="accent1"/>
            <w:rPrChange w:id="167" w:author="Agathe Bucherie" w:date="2018-12-13T03:57:00Z">
              <w:rPr/>
            </w:rPrChange>
          </w:rPr>
          <w:t xml:space="preserve">s. </w:t>
        </w:r>
      </w:ins>
      <w:ins w:id="168" w:author="Agathe Bucherie" w:date="2018-12-13T03:52:00Z">
        <w:r w:rsidR="48603C18" w:rsidRPr="1B9E6D53">
          <w:rPr>
            <w:rFonts w:eastAsia="Helvetica Neue"/>
            <w:color w:val="5B9BD5" w:themeColor="accent1"/>
            <w:rPrChange w:id="169" w:author="Agathe Bucherie" w:date="2018-12-13T03:57:00Z">
              <w:rPr/>
            </w:rPrChange>
          </w:rPr>
          <w:t xml:space="preserve"> Indeed, Flash floods triggers </w:t>
        </w:r>
        <w:r w:rsidR="3BD42E8E" w:rsidRPr="1B9E6D53">
          <w:rPr>
            <w:rFonts w:eastAsia="Helvetica Neue"/>
            <w:color w:val="5B9BD5" w:themeColor="accent1"/>
            <w:rPrChange w:id="170" w:author="Agathe Bucherie" w:date="2018-12-13T03:57:00Z">
              <w:rPr/>
            </w:rPrChange>
          </w:rPr>
          <w:t xml:space="preserve">and impacts </w:t>
        </w:r>
        <w:r w:rsidR="48603C18" w:rsidRPr="1B9E6D53">
          <w:rPr>
            <w:rFonts w:eastAsia="Helvetica Neue"/>
            <w:color w:val="5B9BD5" w:themeColor="accent1"/>
            <w:rPrChange w:id="171" w:author="Agathe Bucherie" w:date="2018-12-13T03:57:00Z">
              <w:rPr/>
            </w:rPrChange>
          </w:rPr>
          <w:t xml:space="preserve">are different than </w:t>
        </w:r>
        <w:r w:rsidR="3BD42E8E" w:rsidRPr="1B9E6D53">
          <w:rPr>
            <w:rFonts w:eastAsia="Helvetica Neue"/>
            <w:color w:val="5B9BD5" w:themeColor="accent1"/>
            <w:rPrChange w:id="172" w:author="Agathe Bucherie" w:date="2018-12-13T03:57:00Z">
              <w:rPr/>
            </w:rPrChange>
          </w:rPr>
          <w:t>riverine floods and should be stu</w:t>
        </w:r>
      </w:ins>
      <w:ins w:id="173" w:author="Agathe Bucherie" w:date="2018-12-13T03:53:00Z">
        <w:r w:rsidR="77D669AF" w:rsidRPr="1B9E6D53">
          <w:rPr>
            <w:rFonts w:eastAsia="Helvetica Neue"/>
            <w:color w:val="5B9BD5" w:themeColor="accent1"/>
            <w:rPrChange w:id="174" w:author="Agathe Bucherie" w:date="2018-12-13T03:57:00Z">
              <w:rPr/>
            </w:rPrChange>
          </w:rPr>
          <w:t xml:space="preserve">died </w:t>
        </w:r>
        <w:r w:rsidR="430943FC" w:rsidRPr="1B9E6D53">
          <w:rPr>
            <w:rFonts w:eastAsia="Helvetica Neue"/>
            <w:color w:val="5B9BD5" w:themeColor="accent1"/>
            <w:rPrChange w:id="175" w:author="Agathe Bucherie" w:date="2018-12-13T03:57:00Z">
              <w:rPr/>
            </w:rPrChange>
          </w:rPr>
          <w:t>independ</w:t>
        </w:r>
      </w:ins>
      <w:ins w:id="176" w:author="Agathe Bucherie" w:date="2018-12-13T23:55:00Z">
        <w:r w:rsidR="636E167D" w:rsidRPr="1B9E6D53">
          <w:rPr>
            <w:rFonts w:eastAsia="Helvetica Neue"/>
            <w:color w:val="5B9BD5" w:themeColor="accent1"/>
            <w:rPrChange w:id="177" w:author="Agathe Bucherie" w:date="2018-12-13T03:57:00Z">
              <w:rPr/>
            </w:rPrChange>
          </w:rPr>
          <w:t>e</w:t>
        </w:r>
      </w:ins>
      <w:ins w:id="178" w:author="Agathe Bucherie" w:date="2018-12-13T03:53:00Z">
        <w:r w:rsidR="430943FC" w:rsidRPr="1B9E6D53">
          <w:rPr>
            <w:rFonts w:eastAsia="Helvetica Neue"/>
            <w:color w:val="5B9BD5" w:themeColor="accent1"/>
            <w:rPrChange w:id="179" w:author="Agathe Bucherie" w:date="2018-12-13T03:57:00Z">
              <w:rPr/>
            </w:rPrChange>
          </w:rPr>
          <w:t>ntly.</w:t>
        </w:r>
      </w:ins>
    </w:p>
    <w:p w14:paraId="222DAD82" w14:textId="2FB5766B" w:rsidR="00A3197E" w:rsidRDefault="00CB7BEF">
      <w:pPr>
        <w:rPr>
          <w:rFonts w:eastAsia="Helvetica Neue"/>
          <w:rPrChange w:id="180" w:author="Agathe Bucherie" w:date="2018-12-13T01:23:00Z">
            <w:rPr/>
          </w:rPrChange>
        </w:rPr>
        <w:pPrChange w:id="181" w:author="Agathe Bucherie" w:date="2018-12-13T01:23:00Z">
          <w:pPr>
            <w:pStyle w:val="Kop1"/>
          </w:pPr>
        </w:pPrChange>
      </w:pPr>
      <w:ins w:id="182" w:author="Homberg van den, Marc" w:date="2018-12-06T12:24:00Z">
        <w:r>
          <w:rPr>
            <w:rFonts w:eastAsia="Helvetica Neue"/>
          </w:rPr>
          <w:t>Conclusions: the difficulty to forecast pluvial and flash floods combined with the</w:t>
        </w:r>
      </w:ins>
      <w:ins w:id="183" w:author="Homberg van den, Marc" w:date="2018-12-06T12:11:00Z">
        <w:r w:rsidR="006A21A2">
          <w:rPr>
            <w:rFonts w:eastAsia="Helvetica Neue"/>
          </w:rPr>
          <w:t xml:space="preserve"> fact that in Zambia, river floods cause the most humanitarian impact (TO BE CHECKED!), we focus in the development of </w:t>
        </w:r>
      </w:ins>
      <w:ins w:id="184" w:author="Homberg van den, Marc" w:date="2018-12-06T12:12:00Z">
        <w:r w:rsidR="006A21A2">
          <w:rPr>
            <w:rFonts w:eastAsia="Helvetica Neue"/>
          </w:rPr>
          <w:t xml:space="preserve">the triggers for the EAP on river floods. </w:t>
        </w:r>
      </w:ins>
    </w:p>
    <w:p w14:paraId="42390EF0" w14:textId="47F2015D" w:rsidR="00D66D16" w:rsidRDefault="00827140" w:rsidP="00D627A0">
      <w:pPr>
        <w:rPr>
          <w:ins w:id="185" w:author="Teklesadik, Aklilu" w:date="2018-12-09T17:25:00Z"/>
          <w:rFonts w:eastAsia="Helvetica Neue"/>
        </w:rPr>
      </w:pPr>
      <w:commentRangeStart w:id="186"/>
      <w:ins w:id="187" w:author="Homberg van den, Marc" w:date="2018-12-06T12:05:00Z">
        <w:del w:id="188" w:author="Teklesadik, Aklilu" w:date="2018-12-09T17:24:00Z">
          <w:r>
            <w:rPr>
              <w:rFonts w:eastAsia="Helvetica Neue"/>
            </w:rPr>
            <w:delText xml:space="preserve">Description of five main flood </w:delText>
          </w:r>
          <w:r w:rsidDel="00D66D16">
            <w:rPr>
              <w:rFonts w:eastAsia="Helvetica Neue"/>
            </w:rPr>
            <w:delText>plain</w:delText>
          </w:r>
        </w:del>
      </w:ins>
      <w:commentRangeEnd w:id="186"/>
      <w:del w:id="189" w:author="Teklesadik, Aklilu" w:date="2018-12-09T17:24:00Z">
        <w:r w:rsidR="00D66D16" w:rsidDel="00D66D16">
          <w:rPr>
            <w:rStyle w:val="Verwijzingopmerking"/>
          </w:rPr>
          <w:commentReference w:id="186"/>
        </w:r>
      </w:del>
      <w:ins w:id="190" w:author="Homberg van den, Marc" w:date="2018-12-06T12:05:00Z">
        <w:del w:id="191" w:author="Teklesadik, Aklilu" w:date="2018-12-09T17:24:00Z">
          <w:r w:rsidDel="00D66D16">
            <w:rPr>
              <w:rFonts w:eastAsia="Helvetica Neue"/>
            </w:rPr>
            <w:delText xml:space="preserve">s. </w:delText>
          </w:r>
        </w:del>
      </w:ins>
    </w:p>
    <w:p w14:paraId="2A2B384F" w14:textId="30F926E5" w:rsidR="00827140" w:rsidRDefault="00827140" w:rsidP="00D627A0">
      <w:pPr>
        <w:rPr>
          <w:ins w:id="192" w:author="Homberg van den, Marc" w:date="2018-12-06T12:25:00Z"/>
          <w:del w:id="193" w:author="Teklesadik, Aklilu" w:date="2018-12-09T18:26:00Z"/>
          <w:rFonts w:eastAsia="Helvetica Neue"/>
        </w:rPr>
      </w:pPr>
    </w:p>
    <w:p w14:paraId="6B67ED79" w14:textId="57A15C6F" w:rsidR="00866E41" w:rsidRPr="00827140" w:rsidRDefault="00866E41">
      <w:pPr>
        <w:pStyle w:val="Bijschrift"/>
        <w:rPr>
          <w:rFonts w:eastAsia="Helvetica Neue"/>
          <w:rPrChange w:id="194" w:author="Agathe Bucherie" w:date="2018-12-13T04:24:00Z">
            <w:rPr/>
          </w:rPrChange>
        </w:rPr>
        <w:pPrChange w:id="195" w:author="Agathe Bucherie" w:date="2018-12-13T04:24:00Z">
          <w:pPr>
            <w:pStyle w:val="Kop1"/>
          </w:pPr>
        </w:pPrChange>
      </w:pPr>
      <w:ins w:id="196" w:author="Homberg van den, Marc" w:date="2018-12-06T12:26:00Z">
        <w:r>
          <w:t xml:space="preserve">Table </w:t>
        </w:r>
        <w:r>
          <w:fldChar w:fldCharType="begin"/>
        </w:r>
        <w:r>
          <w:instrText xml:space="preserve"> SEQ Table \* ARABIC </w:instrText>
        </w:r>
      </w:ins>
      <w:r>
        <w:fldChar w:fldCharType="separate"/>
      </w:r>
      <w:ins w:id="197" w:author="Homberg van den, Marc" w:date="2018-12-06T12:26:00Z">
        <w:r>
          <w:rPr>
            <w:noProof/>
          </w:rPr>
          <w:t>1</w:t>
        </w:r>
        <w:r>
          <w:fldChar w:fldCharType="end"/>
        </w:r>
        <w:r>
          <w:t xml:space="preserve"> Overview of flood prone districts (REF analysis Aki?)</w:t>
        </w:r>
      </w:ins>
    </w:p>
    <w:tbl>
      <w:tblPr>
        <w:tblW w:w="5000" w:type="pct"/>
        <w:tblCellMar>
          <w:left w:w="70" w:type="dxa"/>
          <w:right w:w="70" w:type="dxa"/>
        </w:tblCellMar>
        <w:tblLook w:val="04A0" w:firstRow="1" w:lastRow="0" w:firstColumn="1" w:lastColumn="0" w:noHBand="0" w:noVBand="1"/>
        <w:tblPrChange w:id="198" w:author="Agathe Bucherie" w:date="2018-12-13T01:23:00Z">
          <w:tblPr>
            <w:tblW w:w="5280" w:type="dxa"/>
            <w:tblCellMar>
              <w:left w:w="70" w:type="dxa"/>
              <w:right w:w="70" w:type="dxa"/>
            </w:tblCellMar>
            <w:tblLook w:val="04A0" w:firstRow="1" w:lastRow="0" w:firstColumn="1" w:lastColumn="0" w:noHBand="0" w:noVBand="1"/>
          </w:tblPr>
        </w:tblPrChange>
      </w:tblPr>
      <w:tblGrid>
        <w:gridCol w:w="1648"/>
        <w:gridCol w:w="4772"/>
        <w:gridCol w:w="2642"/>
        <w:tblGridChange w:id="199">
          <w:tblGrid>
            <w:gridCol w:w="960"/>
            <w:gridCol w:w="2780"/>
            <w:gridCol w:w="1540"/>
          </w:tblGrid>
        </w:tblGridChange>
      </w:tblGrid>
      <w:tr w:rsidR="00866E41" w:rsidRPr="00866E41" w14:paraId="7CDA13A7" w14:textId="77777777" w:rsidTr="01736308">
        <w:trPr>
          <w:trHeight w:val="288"/>
          <w:ins w:id="200" w:author="Homberg van den, Marc" w:date="2018-12-06T12:25:00Z"/>
          <w:trPrChange w:id="201" w:author="Agathe Bucherie" w:date="2018-12-13T01:23:00Z">
            <w:trPr>
              <w:trHeight w:val="288"/>
            </w:trPr>
          </w:trPrChange>
        </w:trPr>
        <w:tc>
          <w:tcPr>
            <w:tcW w:w="909" w:type="pct"/>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02" w:author="Agathe Bucherie" w:date="2018-12-13T01:23:00Z">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tcPrChange>
          </w:tcPr>
          <w:p w14:paraId="597704D9" w14:textId="77777777" w:rsidR="00866E41" w:rsidRPr="00866E41" w:rsidRDefault="00866E41" w:rsidP="00866E41">
            <w:pPr>
              <w:spacing w:after="0" w:line="240" w:lineRule="auto"/>
              <w:rPr>
                <w:ins w:id="203" w:author="Homberg van den, Marc" w:date="2018-12-06T12:25:00Z"/>
                <w:rFonts w:ascii="Calibri" w:hAnsi="Calibri" w:cs="Calibri"/>
                <w:b/>
                <w:bCs/>
                <w:color w:val="000000"/>
                <w:lang w:eastAsia="fr-FR"/>
                <w:rPrChange w:id="204" w:author="Homberg van den, Marc" w:date="2018-12-06T12:26:00Z">
                  <w:rPr>
                    <w:ins w:id="205" w:author="Homberg van den, Marc" w:date="2018-12-06T12:25:00Z"/>
                    <w:rFonts w:ascii="Calibri" w:hAnsi="Calibri" w:cs="Calibri"/>
                    <w:b/>
                    <w:bCs/>
                    <w:color w:val="000000"/>
                    <w:lang w:val="fr-FR" w:eastAsia="fr-FR"/>
                  </w:rPr>
                </w:rPrChange>
              </w:rPr>
            </w:pPr>
            <w:ins w:id="206" w:author="Homberg van den, Marc" w:date="2018-12-06T12:25:00Z">
              <w:r w:rsidRPr="00866E41">
                <w:rPr>
                  <w:rFonts w:ascii="Calibri" w:hAnsi="Calibri" w:cs="Calibri"/>
                  <w:b/>
                  <w:bCs/>
                  <w:color w:val="000000"/>
                  <w:lang w:eastAsia="fr-FR"/>
                  <w:rPrChange w:id="207" w:author="Homberg van den, Marc" w:date="2018-12-06T12:26:00Z">
                    <w:rPr>
                      <w:rFonts w:ascii="Calibri" w:hAnsi="Calibri" w:cs="Calibri"/>
                      <w:b/>
                      <w:bCs/>
                      <w:color w:val="000000"/>
                      <w:lang w:val="fr-FR" w:eastAsia="fr-FR"/>
                    </w:rPr>
                  </w:rPrChange>
                </w:rPr>
                <w:t> </w:t>
              </w:r>
            </w:ins>
          </w:p>
        </w:tc>
        <w:tc>
          <w:tcPr>
            <w:tcW w:w="2633" w:type="pct"/>
            <w:tcBorders>
              <w:top w:val="single" w:sz="4" w:space="0" w:color="auto"/>
              <w:left w:val="nil"/>
              <w:bottom w:val="single" w:sz="4" w:space="0" w:color="auto"/>
              <w:right w:val="single" w:sz="4" w:space="0" w:color="auto"/>
            </w:tcBorders>
            <w:shd w:val="clear" w:color="auto" w:fill="FFFF00"/>
            <w:noWrap/>
            <w:vAlign w:val="bottom"/>
            <w:hideMark/>
            <w:tcPrChange w:id="208" w:author="Agathe Bucherie" w:date="2018-12-13T01:23:00Z">
              <w:tcPr>
                <w:tcW w:w="2780" w:type="dxa"/>
                <w:tcBorders>
                  <w:top w:val="single" w:sz="4" w:space="0" w:color="auto"/>
                  <w:left w:val="nil"/>
                  <w:bottom w:val="single" w:sz="4" w:space="0" w:color="auto"/>
                  <w:right w:val="single" w:sz="4" w:space="0" w:color="auto"/>
                </w:tcBorders>
                <w:shd w:val="clear" w:color="000000" w:fill="FFFF00"/>
                <w:noWrap/>
                <w:vAlign w:val="bottom"/>
                <w:hideMark/>
              </w:tcPr>
            </w:tcPrChange>
          </w:tcPr>
          <w:p w14:paraId="4601D598" w14:textId="77777777" w:rsidR="00866E41" w:rsidRPr="00866E41" w:rsidRDefault="00866E41" w:rsidP="00866E41">
            <w:pPr>
              <w:spacing w:after="0" w:line="240" w:lineRule="auto"/>
              <w:rPr>
                <w:ins w:id="209" w:author="Homberg van den, Marc" w:date="2018-12-06T12:25:00Z"/>
                <w:rFonts w:ascii="Calibri" w:hAnsi="Calibri" w:cs="Calibri"/>
                <w:b/>
                <w:bCs/>
                <w:color w:val="000000"/>
                <w:lang w:eastAsia="fr-FR"/>
                <w:rPrChange w:id="210" w:author="Homberg van den, Marc" w:date="2018-12-06T12:26:00Z">
                  <w:rPr>
                    <w:ins w:id="211" w:author="Homberg van den, Marc" w:date="2018-12-06T12:25:00Z"/>
                    <w:rFonts w:ascii="Calibri" w:hAnsi="Calibri" w:cs="Calibri"/>
                    <w:b/>
                    <w:bCs/>
                    <w:color w:val="000000"/>
                    <w:lang w:val="fr-FR" w:eastAsia="fr-FR"/>
                  </w:rPr>
                </w:rPrChange>
              </w:rPr>
            </w:pPr>
            <w:ins w:id="212" w:author="Homberg van den, Marc" w:date="2018-12-06T12:25:00Z">
              <w:r w:rsidRPr="00866E41">
                <w:rPr>
                  <w:rFonts w:ascii="Calibri" w:hAnsi="Calibri" w:cs="Calibri"/>
                  <w:b/>
                  <w:bCs/>
                  <w:color w:val="000000"/>
                  <w:lang w:eastAsia="fr-FR"/>
                  <w:rPrChange w:id="213" w:author="Homberg van den, Marc" w:date="2018-12-06T12:26:00Z">
                    <w:rPr>
                      <w:rFonts w:ascii="Calibri" w:hAnsi="Calibri" w:cs="Calibri"/>
                      <w:b/>
                      <w:bCs/>
                      <w:color w:val="000000"/>
                      <w:lang w:val="fr-FR" w:eastAsia="fr-FR"/>
                    </w:rPr>
                  </w:rPrChange>
                </w:rPr>
                <w:t> </w:t>
              </w:r>
            </w:ins>
          </w:p>
        </w:tc>
        <w:tc>
          <w:tcPr>
            <w:tcW w:w="1458" w:type="pct"/>
            <w:tcBorders>
              <w:top w:val="single" w:sz="4" w:space="0" w:color="auto"/>
              <w:left w:val="nil"/>
              <w:bottom w:val="single" w:sz="4" w:space="0" w:color="auto"/>
              <w:right w:val="single" w:sz="4" w:space="0" w:color="auto"/>
            </w:tcBorders>
            <w:shd w:val="clear" w:color="auto" w:fill="FFFF00"/>
            <w:noWrap/>
            <w:vAlign w:val="bottom"/>
            <w:hideMark/>
            <w:tcPrChange w:id="214" w:author="Agathe Bucherie" w:date="2018-12-13T01:23:00Z">
              <w:tcPr>
                <w:tcW w:w="1540" w:type="dxa"/>
                <w:tcBorders>
                  <w:top w:val="single" w:sz="4" w:space="0" w:color="auto"/>
                  <w:left w:val="nil"/>
                  <w:bottom w:val="single" w:sz="4" w:space="0" w:color="auto"/>
                  <w:right w:val="single" w:sz="4" w:space="0" w:color="auto"/>
                </w:tcBorders>
                <w:shd w:val="clear" w:color="000000" w:fill="FFFF00"/>
                <w:noWrap/>
                <w:vAlign w:val="bottom"/>
                <w:hideMark/>
              </w:tcPr>
            </w:tcPrChange>
          </w:tcPr>
          <w:p w14:paraId="4F6BFD1D" w14:textId="77777777" w:rsidR="00866E41" w:rsidRPr="00866E41" w:rsidRDefault="00866E41" w:rsidP="00866E41">
            <w:pPr>
              <w:spacing w:after="0" w:line="240" w:lineRule="auto"/>
              <w:rPr>
                <w:ins w:id="215" w:author="Homberg van den, Marc" w:date="2018-12-06T12:25:00Z"/>
                <w:rFonts w:ascii="Calibri" w:hAnsi="Calibri" w:cs="Calibri"/>
                <w:b/>
                <w:bCs/>
                <w:color w:val="000000"/>
                <w:lang w:val="fr-FR" w:eastAsia="fr-FR"/>
              </w:rPr>
            </w:pPr>
            <w:ins w:id="216" w:author="Homberg van den, Marc" w:date="2018-12-06T12:25:00Z">
              <w:r w:rsidRPr="00866E41">
                <w:rPr>
                  <w:rFonts w:ascii="Calibri" w:hAnsi="Calibri" w:cs="Calibri"/>
                  <w:b/>
                  <w:bCs/>
                  <w:color w:val="000000"/>
                  <w:lang w:val="fr-FR" w:eastAsia="fr-FR"/>
                </w:rPr>
                <w:t>Floods</w:t>
              </w:r>
            </w:ins>
          </w:p>
        </w:tc>
      </w:tr>
      <w:tr w:rsidR="00866E41" w:rsidRPr="00866E41" w14:paraId="2EF80AF5" w14:textId="77777777" w:rsidTr="01736308">
        <w:trPr>
          <w:trHeight w:val="288"/>
          <w:ins w:id="217" w:author="Homberg van den, Marc" w:date="2018-12-06T12:25:00Z"/>
          <w:trPrChange w:id="218"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219"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530F0DE" w14:textId="77777777" w:rsidR="00866E41" w:rsidRPr="00866E41" w:rsidRDefault="00866E41" w:rsidP="00866E41">
            <w:pPr>
              <w:spacing w:after="0" w:line="240" w:lineRule="auto"/>
              <w:rPr>
                <w:ins w:id="220" w:author="Homberg van den, Marc" w:date="2018-12-06T12:25:00Z"/>
                <w:rFonts w:ascii="Calibri" w:hAnsi="Calibri" w:cs="Calibri"/>
                <w:color w:val="000000"/>
                <w:lang w:val="fr-FR" w:eastAsia="fr-FR"/>
              </w:rPr>
            </w:pPr>
            <w:ins w:id="221"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222"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51955096" w14:textId="77777777" w:rsidR="00866E41" w:rsidRPr="00866E41" w:rsidRDefault="00866E41" w:rsidP="00866E41">
            <w:pPr>
              <w:spacing w:after="0" w:line="240" w:lineRule="auto"/>
              <w:rPr>
                <w:ins w:id="223" w:author="Homberg van den, Marc" w:date="2018-12-06T12:25:00Z"/>
                <w:rFonts w:ascii="Calibri" w:hAnsi="Calibri" w:cs="Calibri"/>
                <w:color w:val="000000"/>
                <w:lang w:val="fr-FR" w:eastAsia="fr-FR"/>
              </w:rPr>
            </w:pPr>
            <w:ins w:id="224" w:author="Homberg van den, Marc" w:date="2018-12-06T12:25:00Z">
              <w:r w:rsidRPr="00866E41">
                <w:rPr>
                  <w:rFonts w:ascii="Calibri" w:hAnsi="Calibri" w:cs="Calibri"/>
                  <w:color w:val="000000"/>
                  <w:lang w:val="fr-FR" w:eastAsia="fr-FR"/>
                </w:rPr>
                <w:t>Province</w:t>
              </w:r>
            </w:ins>
          </w:p>
        </w:tc>
        <w:tc>
          <w:tcPr>
            <w:tcW w:w="1458" w:type="pct"/>
            <w:tcBorders>
              <w:top w:val="nil"/>
              <w:left w:val="nil"/>
              <w:bottom w:val="single" w:sz="4" w:space="0" w:color="auto"/>
              <w:right w:val="single" w:sz="4" w:space="0" w:color="auto"/>
            </w:tcBorders>
            <w:shd w:val="clear" w:color="auto" w:fill="auto"/>
            <w:noWrap/>
            <w:vAlign w:val="bottom"/>
            <w:hideMark/>
            <w:tcPrChange w:id="225"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68415F75" w14:textId="77777777" w:rsidR="00866E41" w:rsidRPr="00866E41" w:rsidRDefault="00866E41" w:rsidP="00866E41">
            <w:pPr>
              <w:spacing w:after="0" w:line="240" w:lineRule="auto"/>
              <w:rPr>
                <w:ins w:id="226" w:author="Homberg van den, Marc" w:date="2018-12-06T12:25:00Z"/>
                <w:rFonts w:ascii="Calibri" w:hAnsi="Calibri" w:cs="Calibri"/>
                <w:color w:val="000000"/>
                <w:lang w:val="fr-FR" w:eastAsia="fr-FR"/>
              </w:rPr>
            </w:pPr>
            <w:ins w:id="227" w:author="Homberg van den, Marc" w:date="2018-12-06T12:25:00Z">
              <w:r w:rsidRPr="00866E41">
                <w:rPr>
                  <w:rFonts w:ascii="Calibri" w:hAnsi="Calibri" w:cs="Calibri"/>
                  <w:color w:val="000000"/>
                  <w:lang w:val="fr-FR" w:eastAsia="fr-FR"/>
                </w:rPr>
                <w:t>District</w:t>
              </w:r>
            </w:ins>
          </w:p>
        </w:tc>
      </w:tr>
      <w:tr w:rsidR="00866E41" w:rsidRPr="00866E41" w14:paraId="4C6626A6" w14:textId="77777777" w:rsidTr="01736308">
        <w:trPr>
          <w:trHeight w:val="288"/>
          <w:ins w:id="228" w:author="Homberg van den, Marc" w:date="2018-12-06T12:25:00Z"/>
          <w:trPrChange w:id="229"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230"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CC931B7" w14:textId="77777777" w:rsidR="00866E41" w:rsidRPr="00866E41" w:rsidRDefault="00866E41" w:rsidP="00866E41">
            <w:pPr>
              <w:spacing w:after="0" w:line="240" w:lineRule="auto"/>
              <w:jc w:val="right"/>
              <w:rPr>
                <w:ins w:id="231" w:author="Homberg van den, Marc" w:date="2018-12-06T12:25:00Z"/>
                <w:rFonts w:ascii="Calibri" w:hAnsi="Calibri" w:cs="Calibri"/>
                <w:color w:val="000000"/>
                <w:lang w:val="fr-FR" w:eastAsia="fr-FR"/>
              </w:rPr>
            </w:pPr>
            <w:ins w:id="232" w:author="Homberg van den, Marc" w:date="2018-12-06T12:25:00Z">
              <w:r w:rsidRPr="00866E41">
                <w:rPr>
                  <w:rFonts w:ascii="Calibri" w:hAnsi="Calibri" w:cs="Calibri"/>
                  <w:color w:val="000000"/>
                  <w:lang w:val="fr-FR" w:eastAsia="fr-FR"/>
                </w:rPr>
                <w:t>1</w:t>
              </w:r>
            </w:ins>
          </w:p>
        </w:tc>
        <w:tc>
          <w:tcPr>
            <w:tcW w:w="2633" w:type="pct"/>
            <w:tcBorders>
              <w:top w:val="nil"/>
              <w:left w:val="nil"/>
              <w:bottom w:val="single" w:sz="4" w:space="0" w:color="auto"/>
              <w:right w:val="single" w:sz="4" w:space="0" w:color="auto"/>
            </w:tcBorders>
            <w:shd w:val="clear" w:color="auto" w:fill="auto"/>
            <w:noWrap/>
            <w:vAlign w:val="bottom"/>
            <w:hideMark/>
            <w:tcPrChange w:id="233"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4D853C14" w14:textId="77777777" w:rsidR="00866E41" w:rsidRPr="00866E41" w:rsidRDefault="00866E41" w:rsidP="00866E41">
            <w:pPr>
              <w:spacing w:after="0" w:line="240" w:lineRule="auto"/>
              <w:rPr>
                <w:ins w:id="234" w:author="Homberg van den, Marc" w:date="2018-12-06T12:25:00Z"/>
                <w:rFonts w:ascii="Calibri" w:hAnsi="Calibri" w:cs="Calibri"/>
                <w:color w:val="000000"/>
                <w:lang w:val="fr-FR" w:eastAsia="fr-FR"/>
              </w:rPr>
            </w:pPr>
            <w:ins w:id="235" w:author="Homberg van den, Marc" w:date="2018-12-06T12:25:00Z">
              <w:r w:rsidRPr="00866E41">
                <w:rPr>
                  <w:rFonts w:ascii="Calibri" w:hAnsi="Calibri" w:cs="Calibri"/>
                  <w:color w:val="000000"/>
                  <w:lang w:val="fr-FR" w:eastAsia="fr-FR"/>
                </w:rPr>
                <w:t>Western</w:t>
              </w:r>
            </w:ins>
          </w:p>
        </w:tc>
        <w:tc>
          <w:tcPr>
            <w:tcW w:w="1458" w:type="pct"/>
            <w:tcBorders>
              <w:top w:val="nil"/>
              <w:left w:val="nil"/>
              <w:bottom w:val="single" w:sz="4" w:space="0" w:color="auto"/>
              <w:right w:val="single" w:sz="4" w:space="0" w:color="auto"/>
            </w:tcBorders>
            <w:shd w:val="clear" w:color="auto" w:fill="auto"/>
            <w:noWrap/>
            <w:vAlign w:val="bottom"/>
            <w:hideMark/>
            <w:tcPrChange w:id="236"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0B5EBC30" w14:textId="77777777" w:rsidR="00866E41" w:rsidRPr="00866E41" w:rsidRDefault="00866E41" w:rsidP="00866E41">
            <w:pPr>
              <w:spacing w:after="0" w:line="240" w:lineRule="auto"/>
              <w:rPr>
                <w:ins w:id="237" w:author="Homberg van den, Marc" w:date="2018-12-06T12:25:00Z"/>
                <w:rFonts w:ascii="Calibri" w:hAnsi="Calibri" w:cs="Calibri"/>
                <w:color w:val="000000"/>
                <w:lang w:val="fr-FR" w:eastAsia="fr-FR"/>
              </w:rPr>
            </w:pPr>
            <w:ins w:id="238" w:author="Homberg van den, Marc" w:date="2018-12-06T12:25:00Z">
              <w:r w:rsidRPr="00866E41">
                <w:rPr>
                  <w:rFonts w:ascii="Calibri" w:hAnsi="Calibri" w:cs="Calibri"/>
                  <w:color w:val="000000"/>
                  <w:lang w:val="fr-FR" w:eastAsia="fr-FR"/>
                </w:rPr>
                <w:t>Kalabo</w:t>
              </w:r>
            </w:ins>
          </w:p>
        </w:tc>
      </w:tr>
      <w:tr w:rsidR="00866E41" w:rsidRPr="00866E41" w14:paraId="139D2230" w14:textId="77777777" w:rsidTr="01736308">
        <w:trPr>
          <w:trHeight w:val="288"/>
          <w:ins w:id="239" w:author="Homberg van den, Marc" w:date="2018-12-06T12:25:00Z"/>
          <w:trPrChange w:id="240"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241"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E58467" w14:textId="77777777" w:rsidR="00866E41" w:rsidRPr="00866E41" w:rsidRDefault="00866E41" w:rsidP="00866E41">
            <w:pPr>
              <w:spacing w:after="0" w:line="240" w:lineRule="auto"/>
              <w:rPr>
                <w:ins w:id="242" w:author="Homberg van den, Marc" w:date="2018-12-06T12:25:00Z"/>
                <w:rFonts w:ascii="Calibri" w:hAnsi="Calibri" w:cs="Calibri"/>
                <w:color w:val="000000"/>
                <w:lang w:val="fr-FR" w:eastAsia="fr-FR"/>
              </w:rPr>
            </w:pPr>
            <w:ins w:id="243"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244"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51150B94" w14:textId="77777777" w:rsidR="00866E41" w:rsidRPr="00866E41" w:rsidRDefault="00866E41" w:rsidP="00866E41">
            <w:pPr>
              <w:spacing w:after="0" w:line="240" w:lineRule="auto"/>
              <w:rPr>
                <w:ins w:id="245" w:author="Homberg van den, Marc" w:date="2018-12-06T12:25:00Z"/>
                <w:rFonts w:ascii="Calibri" w:hAnsi="Calibri" w:cs="Calibri"/>
                <w:color w:val="000000"/>
                <w:lang w:val="fr-FR" w:eastAsia="fr-FR"/>
              </w:rPr>
            </w:pPr>
            <w:ins w:id="246"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247"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2F6A1465" w14:textId="77777777" w:rsidR="00866E41" w:rsidRPr="00866E41" w:rsidRDefault="00866E41" w:rsidP="00866E41">
            <w:pPr>
              <w:spacing w:after="0" w:line="240" w:lineRule="auto"/>
              <w:rPr>
                <w:ins w:id="248" w:author="Homberg van den, Marc" w:date="2018-12-06T12:25:00Z"/>
                <w:rFonts w:ascii="Calibri" w:hAnsi="Calibri" w:cs="Calibri"/>
                <w:color w:val="000000"/>
                <w:lang w:val="fr-FR" w:eastAsia="fr-FR"/>
              </w:rPr>
            </w:pPr>
            <w:ins w:id="249" w:author="Homberg van den, Marc" w:date="2018-12-06T12:25:00Z">
              <w:r w:rsidRPr="00866E41">
                <w:rPr>
                  <w:rFonts w:ascii="Calibri" w:hAnsi="Calibri" w:cs="Calibri"/>
                  <w:color w:val="000000"/>
                  <w:lang w:val="fr-FR" w:eastAsia="fr-FR"/>
                </w:rPr>
                <w:t>Mongu</w:t>
              </w:r>
            </w:ins>
          </w:p>
        </w:tc>
      </w:tr>
      <w:tr w:rsidR="00866E41" w:rsidRPr="00866E41" w14:paraId="0137FD4A" w14:textId="77777777" w:rsidTr="01736308">
        <w:trPr>
          <w:trHeight w:val="288"/>
          <w:ins w:id="250" w:author="Homberg van den, Marc" w:date="2018-12-06T12:25:00Z"/>
          <w:trPrChange w:id="251"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252"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E354775" w14:textId="77777777" w:rsidR="00866E41" w:rsidRPr="00866E41" w:rsidRDefault="00866E41" w:rsidP="00866E41">
            <w:pPr>
              <w:spacing w:after="0" w:line="240" w:lineRule="auto"/>
              <w:rPr>
                <w:ins w:id="253" w:author="Homberg van den, Marc" w:date="2018-12-06T12:25:00Z"/>
                <w:rFonts w:ascii="Calibri" w:hAnsi="Calibri" w:cs="Calibri"/>
                <w:color w:val="000000"/>
                <w:lang w:val="fr-FR" w:eastAsia="fr-FR"/>
              </w:rPr>
            </w:pPr>
            <w:ins w:id="254"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255"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2D0319F0" w14:textId="77777777" w:rsidR="00866E41" w:rsidRPr="00866E41" w:rsidRDefault="00866E41" w:rsidP="00866E41">
            <w:pPr>
              <w:spacing w:after="0" w:line="240" w:lineRule="auto"/>
              <w:rPr>
                <w:ins w:id="256" w:author="Homberg van den, Marc" w:date="2018-12-06T12:25:00Z"/>
                <w:rFonts w:ascii="Calibri" w:hAnsi="Calibri" w:cs="Calibri"/>
                <w:color w:val="000000"/>
                <w:lang w:val="fr-FR" w:eastAsia="fr-FR"/>
              </w:rPr>
            </w:pPr>
            <w:ins w:id="257"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258"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6B06DC22" w14:textId="77777777" w:rsidR="00866E41" w:rsidRPr="00866E41" w:rsidRDefault="00866E41" w:rsidP="00866E41">
            <w:pPr>
              <w:spacing w:after="0" w:line="240" w:lineRule="auto"/>
              <w:rPr>
                <w:ins w:id="259" w:author="Homberg van den, Marc" w:date="2018-12-06T12:25:00Z"/>
                <w:rFonts w:ascii="Calibri" w:hAnsi="Calibri" w:cs="Calibri"/>
                <w:color w:val="000000"/>
                <w:lang w:val="fr-FR" w:eastAsia="fr-FR"/>
              </w:rPr>
            </w:pPr>
            <w:ins w:id="260" w:author="Homberg van den, Marc" w:date="2018-12-06T12:25:00Z">
              <w:r w:rsidRPr="00866E41">
                <w:rPr>
                  <w:rFonts w:ascii="Calibri" w:hAnsi="Calibri" w:cs="Calibri"/>
                  <w:color w:val="000000"/>
                  <w:lang w:val="fr-FR" w:eastAsia="fr-FR"/>
                </w:rPr>
                <w:t>Sioma</w:t>
              </w:r>
            </w:ins>
          </w:p>
        </w:tc>
      </w:tr>
      <w:tr w:rsidR="00866E41" w:rsidRPr="00866E41" w14:paraId="5703FA74" w14:textId="77777777" w:rsidTr="01736308">
        <w:trPr>
          <w:trHeight w:val="288"/>
          <w:ins w:id="261" w:author="Homberg van den, Marc" w:date="2018-12-06T12:25:00Z"/>
          <w:trPrChange w:id="262"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263"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BFCB9F3" w14:textId="77777777" w:rsidR="00866E41" w:rsidRPr="00866E41" w:rsidRDefault="00866E41" w:rsidP="00866E41">
            <w:pPr>
              <w:spacing w:after="0" w:line="240" w:lineRule="auto"/>
              <w:rPr>
                <w:ins w:id="264" w:author="Homberg van den, Marc" w:date="2018-12-06T12:25:00Z"/>
                <w:rFonts w:ascii="Calibri" w:hAnsi="Calibri" w:cs="Calibri"/>
                <w:color w:val="000000"/>
                <w:lang w:val="fr-FR" w:eastAsia="fr-FR"/>
              </w:rPr>
            </w:pPr>
            <w:ins w:id="265"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266"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097696B8" w14:textId="77777777" w:rsidR="00866E41" w:rsidRPr="00866E41" w:rsidRDefault="00866E41" w:rsidP="00866E41">
            <w:pPr>
              <w:spacing w:after="0" w:line="240" w:lineRule="auto"/>
              <w:rPr>
                <w:ins w:id="267" w:author="Homberg van den, Marc" w:date="2018-12-06T12:25:00Z"/>
                <w:rFonts w:ascii="Calibri" w:hAnsi="Calibri" w:cs="Calibri"/>
                <w:color w:val="000000"/>
                <w:lang w:val="fr-FR" w:eastAsia="fr-FR"/>
              </w:rPr>
            </w:pPr>
            <w:ins w:id="268"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269"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2580BDF4" w14:textId="77777777" w:rsidR="00866E41" w:rsidRPr="00866E41" w:rsidRDefault="00866E41" w:rsidP="00866E41">
            <w:pPr>
              <w:spacing w:after="0" w:line="240" w:lineRule="auto"/>
              <w:rPr>
                <w:ins w:id="270" w:author="Homberg van den, Marc" w:date="2018-12-06T12:25:00Z"/>
                <w:rFonts w:ascii="Calibri" w:hAnsi="Calibri" w:cs="Calibri"/>
                <w:color w:val="000000"/>
                <w:lang w:val="fr-FR" w:eastAsia="fr-FR"/>
              </w:rPr>
            </w:pPr>
            <w:ins w:id="271" w:author="Homberg van den, Marc" w:date="2018-12-06T12:25:00Z">
              <w:r w:rsidRPr="00866E41">
                <w:rPr>
                  <w:rFonts w:ascii="Calibri" w:hAnsi="Calibri" w:cs="Calibri"/>
                  <w:color w:val="000000"/>
                  <w:lang w:val="fr-FR" w:eastAsia="fr-FR"/>
                </w:rPr>
                <w:t>Shangumbo</w:t>
              </w:r>
            </w:ins>
          </w:p>
        </w:tc>
      </w:tr>
      <w:tr w:rsidR="00866E41" w:rsidRPr="00866E41" w14:paraId="5D85B5DF" w14:textId="77777777" w:rsidTr="01736308">
        <w:trPr>
          <w:trHeight w:val="288"/>
          <w:ins w:id="272" w:author="Homberg van den, Marc" w:date="2018-12-06T12:25:00Z"/>
          <w:trPrChange w:id="273"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274"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EAC128D" w14:textId="77777777" w:rsidR="00866E41" w:rsidRPr="00866E41" w:rsidRDefault="00866E41" w:rsidP="00866E41">
            <w:pPr>
              <w:spacing w:after="0" w:line="240" w:lineRule="auto"/>
              <w:rPr>
                <w:ins w:id="275" w:author="Homberg van den, Marc" w:date="2018-12-06T12:25:00Z"/>
                <w:rFonts w:ascii="Calibri" w:hAnsi="Calibri" w:cs="Calibri"/>
                <w:color w:val="000000"/>
                <w:lang w:val="fr-FR" w:eastAsia="fr-FR"/>
              </w:rPr>
            </w:pPr>
            <w:ins w:id="276"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277"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3A507FF8" w14:textId="77777777" w:rsidR="00866E41" w:rsidRPr="00866E41" w:rsidRDefault="00866E41" w:rsidP="00866E41">
            <w:pPr>
              <w:spacing w:after="0" w:line="240" w:lineRule="auto"/>
              <w:rPr>
                <w:ins w:id="278" w:author="Homberg van den, Marc" w:date="2018-12-06T12:25:00Z"/>
                <w:rFonts w:ascii="Calibri" w:hAnsi="Calibri" w:cs="Calibri"/>
                <w:color w:val="000000"/>
                <w:lang w:val="fr-FR" w:eastAsia="fr-FR"/>
              </w:rPr>
            </w:pPr>
            <w:ins w:id="279"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280"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3D4A1147" w14:textId="77777777" w:rsidR="00866E41" w:rsidRPr="00866E41" w:rsidRDefault="00866E41" w:rsidP="00866E41">
            <w:pPr>
              <w:spacing w:after="0" w:line="240" w:lineRule="auto"/>
              <w:rPr>
                <w:ins w:id="281" w:author="Homberg van den, Marc" w:date="2018-12-06T12:25:00Z"/>
                <w:rFonts w:ascii="Calibri" w:hAnsi="Calibri" w:cs="Calibri"/>
                <w:color w:val="000000"/>
                <w:lang w:val="fr-FR" w:eastAsia="fr-FR"/>
              </w:rPr>
            </w:pPr>
            <w:ins w:id="282" w:author="Homberg van den, Marc" w:date="2018-12-06T12:25:00Z">
              <w:r w:rsidRPr="00866E41">
                <w:rPr>
                  <w:rFonts w:ascii="Calibri" w:hAnsi="Calibri" w:cs="Calibri"/>
                  <w:color w:val="000000"/>
                  <w:lang w:val="fr-FR" w:eastAsia="fr-FR"/>
                </w:rPr>
                <w:t>Sesheke</w:t>
              </w:r>
            </w:ins>
          </w:p>
        </w:tc>
      </w:tr>
      <w:tr w:rsidR="00866E41" w:rsidRPr="00866E41" w14:paraId="799CDC2C" w14:textId="77777777" w:rsidTr="01736308">
        <w:trPr>
          <w:trHeight w:val="288"/>
          <w:ins w:id="283" w:author="Homberg van den, Marc" w:date="2018-12-06T12:25:00Z"/>
          <w:trPrChange w:id="284"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285"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D9F071F" w14:textId="77777777" w:rsidR="00866E41" w:rsidRPr="00866E41" w:rsidRDefault="00866E41" w:rsidP="00866E41">
            <w:pPr>
              <w:spacing w:after="0" w:line="240" w:lineRule="auto"/>
              <w:rPr>
                <w:ins w:id="286" w:author="Homberg van den, Marc" w:date="2018-12-06T12:25:00Z"/>
                <w:rFonts w:ascii="Calibri" w:hAnsi="Calibri" w:cs="Calibri"/>
                <w:color w:val="000000"/>
                <w:lang w:val="fr-FR" w:eastAsia="fr-FR"/>
              </w:rPr>
            </w:pPr>
            <w:ins w:id="287"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288"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08E12BAC" w14:textId="77777777" w:rsidR="00866E41" w:rsidRPr="00866E41" w:rsidRDefault="00866E41" w:rsidP="00866E41">
            <w:pPr>
              <w:spacing w:after="0" w:line="240" w:lineRule="auto"/>
              <w:rPr>
                <w:ins w:id="289" w:author="Homberg van den, Marc" w:date="2018-12-06T12:25:00Z"/>
                <w:rFonts w:ascii="Calibri" w:hAnsi="Calibri" w:cs="Calibri"/>
                <w:color w:val="000000"/>
                <w:lang w:val="fr-FR" w:eastAsia="fr-FR"/>
              </w:rPr>
            </w:pPr>
            <w:ins w:id="290"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291"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41551F41" w14:textId="77777777" w:rsidR="00866E41" w:rsidRPr="00866E41" w:rsidRDefault="00866E41" w:rsidP="00866E41">
            <w:pPr>
              <w:spacing w:after="0" w:line="240" w:lineRule="auto"/>
              <w:rPr>
                <w:ins w:id="292" w:author="Homberg van den, Marc" w:date="2018-12-06T12:25:00Z"/>
                <w:rFonts w:ascii="Calibri" w:hAnsi="Calibri" w:cs="Calibri"/>
                <w:color w:val="000000"/>
                <w:lang w:val="fr-FR" w:eastAsia="fr-FR"/>
              </w:rPr>
            </w:pPr>
            <w:ins w:id="293" w:author="Homberg van den, Marc" w:date="2018-12-06T12:25:00Z">
              <w:r w:rsidRPr="00866E41">
                <w:rPr>
                  <w:rFonts w:ascii="Calibri" w:hAnsi="Calibri" w:cs="Calibri"/>
                  <w:color w:val="000000"/>
                  <w:lang w:val="fr-FR" w:eastAsia="fr-FR"/>
                </w:rPr>
                <w:t> </w:t>
              </w:r>
            </w:ins>
          </w:p>
        </w:tc>
      </w:tr>
      <w:tr w:rsidR="00866E41" w:rsidRPr="00866E41" w14:paraId="748116C7" w14:textId="77777777" w:rsidTr="01736308">
        <w:trPr>
          <w:trHeight w:val="288"/>
          <w:ins w:id="294" w:author="Homberg van den, Marc" w:date="2018-12-06T12:25:00Z"/>
          <w:trPrChange w:id="295"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296"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1B782D7" w14:textId="77777777" w:rsidR="00866E41" w:rsidRPr="00866E41" w:rsidRDefault="00866E41" w:rsidP="00866E41">
            <w:pPr>
              <w:spacing w:after="0" w:line="240" w:lineRule="auto"/>
              <w:jc w:val="right"/>
              <w:rPr>
                <w:ins w:id="297" w:author="Homberg van den, Marc" w:date="2018-12-06T12:25:00Z"/>
                <w:rFonts w:ascii="Calibri" w:hAnsi="Calibri" w:cs="Calibri"/>
                <w:color w:val="000000"/>
                <w:lang w:val="fr-FR" w:eastAsia="fr-FR"/>
              </w:rPr>
            </w:pPr>
            <w:ins w:id="298" w:author="Homberg van den, Marc" w:date="2018-12-06T12:25:00Z">
              <w:r w:rsidRPr="00866E41">
                <w:rPr>
                  <w:rFonts w:ascii="Calibri" w:hAnsi="Calibri" w:cs="Calibri"/>
                  <w:color w:val="000000"/>
                  <w:lang w:val="fr-FR" w:eastAsia="fr-FR"/>
                </w:rPr>
                <w:t>2</w:t>
              </w:r>
            </w:ins>
          </w:p>
        </w:tc>
        <w:tc>
          <w:tcPr>
            <w:tcW w:w="2633" w:type="pct"/>
            <w:tcBorders>
              <w:top w:val="nil"/>
              <w:left w:val="nil"/>
              <w:bottom w:val="single" w:sz="4" w:space="0" w:color="auto"/>
              <w:right w:val="single" w:sz="4" w:space="0" w:color="auto"/>
            </w:tcBorders>
            <w:shd w:val="clear" w:color="auto" w:fill="auto"/>
            <w:noWrap/>
            <w:vAlign w:val="bottom"/>
            <w:hideMark/>
            <w:tcPrChange w:id="299"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48233983" w14:textId="77777777" w:rsidR="00866E41" w:rsidRPr="00866E41" w:rsidRDefault="00866E41" w:rsidP="00866E41">
            <w:pPr>
              <w:spacing w:after="0" w:line="240" w:lineRule="auto"/>
              <w:rPr>
                <w:ins w:id="300" w:author="Homberg van den, Marc" w:date="2018-12-06T12:25:00Z"/>
                <w:rFonts w:ascii="Calibri" w:hAnsi="Calibri" w:cs="Calibri"/>
                <w:color w:val="000000"/>
                <w:lang w:val="fr-FR" w:eastAsia="fr-FR"/>
              </w:rPr>
            </w:pPr>
            <w:ins w:id="301" w:author="Homberg van den, Marc" w:date="2018-12-06T12:25:00Z">
              <w:r w:rsidRPr="00866E41">
                <w:rPr>
                  <w:rFonts w:ascii="Calibri" w:hAnsi="Calibri" w:cs="Calibri"/>
                  <w:color w:val="000000"/>
                  <w:lang w:val="fr-FR" w:eastAsia="fr-FR"/>
                </w:rPr>
                <w:t>Southern</w:t>
              </w:r>
            </w:ins>
          </w:p>
        </w:tc>
        <w:tc>
          <w:tcPr>
            <w:tcW w:w="1458" w:type="pct"/>
            <w:tcBorders>
              <w:top w:val="nil"/>
              <w:left w:val="nil"/>
              <w:bottom w:val="single" w:sz="4" w:space="0" w:color="auto"/>
              <w:right w:val="single" w:sz="4" w:space="0" w:color="auto"/>
            </w:tcBorders>
            <w:shd w:val="clear" w:color="auto" w:fill="auto"/>
            <w:noWrap/>
            <w:vAlign w:val="bottom"/>
            <w:hideMark/>
            <w:tcPrChange w:id="302"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0A623467" w14:textId="77777777" w:rsidR="00866E41" w:rsidRPr="00866E41" w:rsidRDefault="00866E41" w:rsidP="00866E41">
            <w:pPr>
              <w:spacing w:after="0" w:line="240" w:lineRule="auto"/>
              <w:rPr>
                <w:ins w:id="303" w:author="Homberg van den, Marc" w:date="2018-12-06T12:25:00Z"/>
                <w:rFonts w:ascii="Calibri" w:hAnsi="Calibri" w:cs="Calibri"/>
                <w:color w:val="000000"/>
                <w:lang w:val="fr-FR" w:eastAsia="fr-FR"/>
              </w:rPr>
            </w:pPr>
            <w:ins w:id="304" w:author="Homberg van den, Marc" w:date="2018-12-06T12:25:00Z">
              <w:r w:rsidRPr="00866E41">
                <w:rPr>
                  <w:rFonts w:ascii="Calibri" w:hAnsi="Calibri" w:cs="Calibri"/>
                  <w:color w:val="000000"/>
                  <w:lang w:val="fr-FR" w:eastAsia="fr-FR"/>
                </w:rPr>
                <w:t>Mazabuka</w:t>
              </w:r>
            </w:ins>
          </w:p>
        </w:tc>
      </w:tr>
      <w:tr w:rsidR="00866E41" w:rsidRPr="00866E41" w14:paraId="485040AA" w14:textId="77777777" w:rsidTr="01736308">
        <w:trPr>
          <w:trHeight w:val="288"/>
          <w:ins w:id="305" w:author="Homberg van den, Marc" w:date="2018-12-06T12:25:00Z"/>
          <w:trPrChange w:id="306"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307"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753B573" w14:textId="77777777" w:rsidR="00866E41" w:rsidRPr="00866E41" w:rsidRDefault="00866E41" w:rsidP="00866E41">
            <w:pPr>
              <w:spacing w:after="0" w:line="240" w:lineRule="auto"/>
              <w:rPr>
                <w:ins w:id="308" w:author="Homberg van den, Marc" w:date="2018-12-06T12:25:00Z"/>
                <w:rFonts w:ascii="Calibri" w:hAnsi="Calibri" w:cs="Calibri"/>
                <w:color w:val="000000"/>
                <w:lang w:val="fr-FR" w:eastAsia="fr-FR"/>
              </w:rPr>
            </w:pPr>
            <w:ins w:id="309"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310"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0164B8A6" w14:textId="77777777" w:rsidR="00866E41" w:rsidRPr="00866E41" w:rsidRDefault="00866E41" w:rsidP="00866E41">
            <w:pPr>
              <w:spacing w:after="0" w:line="240" w:lineRule="auto"/>
              <w:rPr>
                <w:ins w:id="311" w:author="Homberg van den, Marc" w:date="2018-12-06T12:25:00Z"/>
                <w:rFonts w:ascii="Calibri" w:hAnsi="Calibri" w:cs="Calibri"/>
                <w:color w:val="000000"/>
                <w:lang w:val="fr-FR" w:eastAsia="fr-FR"/>
              </w:rPr>
            </w:pPr>
            <w:ins w:id="312"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313"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100C70CE" w14:textId="77777777" w:rsidR="00866E41" w:rsidRPr="00866E41" w:rsidRDefault="00866E41" w:rsidP="00866E41">
            <w:pPr>
              <w:spacing w:after="0" w:line="240" w:lineRule="auto"/>
              <w:rPr>
                <w:ins w:id="314" w:author="Homberg van den, Marc" w:date="2018-12-06T12:25:00Z"/>
                <w:rFonts w:ascii="Calibri" w:hAnsi="Calibri" w:cs="Calibri"/>
                <w:color w:val="000000"/>
                <w:lang w:val="fr-FR" w:eastAsia="fr-FR"/>
              </w:rPr>
            </w:pPr>
            <w:ins w:id="315" w:author="Homberg van den, Marc" w:date="2018-12-06T12:25:00Z">
              <w:r w:rsidRPr="00866E41">
                <w:rPr>
                  <w:rFonts w:ascii="Calibri" w:hAnsi="Calibri" w:cs="Calibri"/>
                  <w:color w:val="000000"/>
                  <w:lang w:val="fr-FR" w:eastAsia="fr-FR"/>
                </w:rPr>
                <w:t>Namwala</w:t>
              </w:r>
            </w:ins>
          </w:p>
        </w:tc>
      </w:tr>
      <w:tr w:rsidR="00866E41" w:rsidRPr="00866E41" w14:paraId="57D50225" w14:textId="77777777" w:rsidTr="01736308">
        <w:trPr>
          <w:trHeight w:val="288"/>
          <w:ins w:id="316" w:author="Homberg van den, Marc" w:date="2018-12-06T12:25:00Z"/>
          <w:trPrChange w:id="317"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318"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9CD9715" w14:textId="77777777" w:rsidR="00866E41" w:rsidRPr="00866E41" w:rsidRDefault="00866E41" w:rsidP="00866E41">
            <w:pPr>
              <w:spacing w:after="0" w:line="240" w:lineRule="auto"/>
              <w:rPr>
                <w:ins w:id="319" w:author="Homberg van den, Marc" w:date="2018-12-06T12:25:00Z"/>
                <w:rFonts w:ascii="Calibri" w:hAnsi="Calibri" w:cs="Calibri"/>
                <w:color w:val="000000"/>
                <w:lang w:val="fr-FR" w:eastAsia="fr-FR"/>
              </w:rPr>
            </w:pPr>
            <w:ins w:id="320" w:author="Homberg van den, Marc" w:date="2018-12-06T12:25:00Z">
              <w:r w:rsidRPr="00866E41">
                <w:rPr>
                  <w:rFonts w:ascii="Calibri" w:hAnsi="Calibri" w:cs="Calibri"/>
                  <w:color w:val="000000"/>
                  <w:lang w:val="fr-FR" w:eastAsia="fr-FR"/>
                </w:rPr>
                <w:lastRenderedPageBreak/>
                <w:t> </w:t>
              </w:r>
            </w:ins>
          </w:p>
        </w:tc>
        <w:tc>
          <w:tcPr>
            <w:tcW w:w="2633" w:type="pct"/>
            <w:tcBorders>
              <w:top w:val="nil"/>
              <w:left w:val="nil"/>
              <w:bottom w:val="single" w:sz="4" w:space="0" w:color="auto"/>
              <w:right w:val="single" w:sz="4" w:space="0" w:color="auto"/>
            </w:tcBorders>
            <w:shd w:val="clear" w:color="auto" w:fill="auto"/>
            <w:noWrap/>
            <w:vAlign w:val="bottom"/>
            <w:hideMark/>
            <w:tcPrChange w:id="321"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6F29D033" w14:textId="77777777" w:rsidR="00866E41" w:rsidRPr="00866E41" w:rsidRDefault="00866E41" w:rsidP="00866E41">
            <w:pPr>
              <w:spacing w:after="0" w:line="240" w:lineRule="auto"/>
              <w:rPr>
                <w:ins w:id="322" w:author="Homberg van den, Marc" w:date="2018-12-06T12:25:00Z"/>
                <w:rFonts w:ascii="Calibri" w:hAnsi="Calibri" w:cs="Calibri"/>
                <w:color w:val="000000"/>
                <w:lang w:val="fr-FR" w:eastAsia="fr-FR"/>
              </w:rPr>
            </w:pPr>
            <w:ins w:id="323"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324"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322530FC" w14:textId="77777777" w:rsidR="00866E41" w:rsidRPr="00866E41" w:rsidRDefault="00866E41" w:rsidP="00866E41">
            <w:pPr>
              <w:spacing w:after="0" w:line="240" w:lineRule="auto"/>
              <w:rPr>
                <w:ins w:id="325" w:author="Homberg van den, Marc" w:date="2018-12-06T12:25:00Z"/>
                <w:rFonts w:ascii="Calibri" w:hAnsi="Calibri" w:cs="Calibri"/>
                <w:color w:val="000000"/>
                <w:lang w:val="fr-FR" w:eastAsia="fr-FR"/>
              </w:rPr>
            </w:pPr>
            <w:ins w:id="326" w:author="Homberg van den, Marc" w:date="2018-12-06T12:25:00Z">
              <w:r w:rsidRPr="00866E41">
                <w:rPr>
                  <w:rFonts w:ascii="Calibri" w:hAnsi="Calibri" w:cs="Calibri"/>
                  <w:color w:val="000000"/>
                  <w:lang w:val="fr-FR" w:eastAsia="fr-FR"/>
                </w:rPr>
                <w:t>Namwala</w:t>
              </w:r>
            </w:ins>
          </w:p>
        </w:tc>
      </w:tr>
      <w:tr w:rsidR="00866E41" w:rsidRPr="00866E41" w14:paraId="5148E02C" w14:textId="77777777" w:rsidTr="01736308">
        <w:trPr>
          <w:trHeight w:val="288"/>
          <w:ins w:id="327" w:author="Homberg van den, Marc" w:date="2018-12-06T12:25:00Z"/>
          <w:trPrChange w:id="328"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329"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1C0340A" w14:textId="77777777" w:rsidR="00866E41" w:rsidRPr="00866E41" w:rsidRDefault="00866E41" w:rsidP="00866E41">
            <w:pPr>
              <w:spacing w:after="0" w:line="240" w:lineRule="auto"/>
              <w:rPr>
                <w:ins w:id="330" w:author="Homberg van den, Marc" w:date="2018-12-06T12:25:00Z"/>
                <w:rFonts w:ascii="Calibri" w:hAnsi="Calibri" w:cs="Calibri"/>
                <w:color w:val="000000"/>
                <w:lang w:val="fr-FR" w:eastAsia="fr-FR"/>
              </w:rPr>
            </w:pPr>
            <w:ins w:id="331"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332"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65991B01" w14:textId="77777777" w:rsidR="00866E41" w:rsidRPr="00866E41" w:rsidRDefault="00866E41" w:rsidP="00866E41">
            <w:pPr>
              <w:spacing w:after="0" w:line="240" w:lineRule="auto"/>
              <w:rPr>
                <w:ins w:id="333" w:author="Homberg van den, Marc" w:date="2018-12-06T12:25:00Z"/>
                <w:rFonts w:ascii="Calibri" w:hAnsi="Calibri" w:cs="Calibri"/>
                <w:color w:val="000000"/>
                <w:lang w:val="fr-FR" w:eastAsia="fr-FR"/>
              </w:rPr>
            </w:pPr>
            <w:ins w:id="334"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335"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3DADD81F" w14:textId="77777777" w:rsidR="00866E41" w:rsidRPr="00866E41" w:rsidRDefault="00866E41" w:rsidP="00866E41">
            <w:pPr>
              <w:spacing w:after="0" w:line="240" w:lineRule="auto"/>
              <w:rPr>
                <w:ins w:id="336" w:author="Homberg van den, Marc" w:date="2018-12-06T12:25:00Z"/>
                <w:rFonts w:ascii="Calibri" w:hAnsi="Calibri" w:cs="Calibri"/>
                <w:color w:val="000000"/>
                <w:lang w:val="fr-FR" w:eastAsia="fr-FR"/>
              </w:rPr>
            </w:pPr>
            <w:ins w:id="337" w:author="Homberg van den, Marc" w:date="2018-12-06T12:25:00Z">
              <w:r w:rsidRPr="00866E41">
                <w:rPr>
                  <w:rFonts w:ascii="Calibri" w:hAnsi="Calibri" w:cs="Calibri"/>
                  <w:color w:val="000000"/>
                  <w:lang w:val="fr-FR" w:eastAsia="fr-FR"/>
                </w:rPr>
                <w:t>Kazungula</w:t>
              </w:r>
            </w:ins>
          </w:p>
        </w:tc>
      </w:tr>
      <w:tr w:rsidR="00866E41" w:rsidRPr="00866E41" w14:paraId="4C52F1E2" w14:textId="77777777" w:rsidTr="01736308">
        <w:trPr>
          <w:trHeight w:val="288"/>
          <w:ins w:id="338" w:author="Homberg van den, Marc" w:date="2018-12-06T12:25:00Z"/>
          <w:trPrChange w:id="339"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340"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3CCD9B0" w14:textId="77777777" w:rsidR="00866E41" w:rsidRPr="00866E41" w:rsidRDefault="00866E41" w:rsidP="00866E41">
            <w:pPr>
              <w:spacing w:after="0" w:line="240" w:lineRule="auto"/>
              <w:rPr>
                <w:ins w:id="341" w:author="Homberg van den, Marc" w:date="2018-12-06T12:25:00Z"/>
                <w:rFonts w:ascii="Calibri" w:hAnsi="Calibri" w:cs="Calibri"/>
                <w:color w:val="000000"/>
                <w:lang w:val="fr-FR" w:eastAsia="fr-FR"/>
              </w:rPr>
            </w:pPr>
            <w:ins w:id="342"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343"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14C82FBF" w14:textId="77777777" w:rsidR="00866E41" w:rsidRPr="00866E41" w:rsidRDefault="00866E41" w:rsidP="00866E41">
            <w:pPr>
              <w:spacing w:after="0" w:line="240" w:lineRule="auto"/>
              <w:rPr>
                <w:ins w:id="344" w:author="Homberg van den, Marc" w:date="2018-12-06T12:25:00Z"/>
                <w:rFonts w:ascii="Calibri" w:hAnsi="Calibri" w:cs="Calibri"/>
                <w:color w:val="000000"/>
                <w:lang w:val="fr-FR" w:eastAsia="fr-FR"/>
              </w:rPr>
            </w:pPr>
            <w:ins w:id="345"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346"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5EDC8123" w14:textId="77777777" w:rsidR="00866E41" w:rsidRPr="00866E41" w:rsidRDefault="00866E41" w:rsidP="00866E41">
            <w:pPr>
              <w:spacing w:after="0" w:line="240" w:lineRule="auto"/>
              <w:rPr>
                <w:ins w:id="347" w:author="Homberg van den, Marc" w:date="2018-12-06T12:25:00Z"/>
                <w:rFonts w:ascii="Calibri" w:hAnsi="Calibri" w:cs="Calibri"/>
                <w:color w:val="000000"/>
                <w:lang w:val="fr-FR" w:eastAsia="fr-FR"/>
              </w:rPr>
            </w:pPr>
            <w:ins w:id="348" w:author="Homberg van den, Marc" w:date="2018-12-06T12:25:00Z">
              <w:r w:rsidRPr="00866E41">
                <w:rPr>
                  <w:rFonts w:ascii="Calibri" w:hAnsi="Calibri" w:cs="Calibri"/>
                  <w:color w:val="000000"/>
                  <w:lang w:val="fr-FR" w:eastAsia="fr-FR"/>
                </w:rPr>
                <w:t> </w:t>
              </w:r>
            </w:ins>
          </w:p>
        </w:tc>
      </w:tr>
      <w:tr w:rsidR="00866E41" w:rsidRPr="00866E41" w14:paraId="54D1B08C" w14:textId="77777777" w:rsidTr="01736308">
        <w:trPr>
          <w:trHeight w:val="288"/>
          <w:ins w:id="349" w:author="Homberg van den, Marc" w:date="2018-12-06T12:25:00Z"/>
          <w:trPrChange w:id="350"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351"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5164099" w14:textId="77777777" w:rsidR="00866E41" w:rsidRPr="00866E41" w:rsidRDefault="00866E41" w:rsidP="00866E41">
            <w:pPr>
              <w:spacing w:after="0" w:line="240" w:lineRule="auto"/>
              <w:jc w:val="right"/>
              <w:rPr>
                <w:ins w:id="352" w:author="Homberg van den, Marc" w:date="2018-12-06T12:25:00Z"/>
                <w:rFonts w:ascii="Calibri" w:hAnsi="Calibri" w:cs="Calibri"/>
                <w:color w:val="000000"/>
                <w:lang w:val="fr-FR" w:eastAsia="fr-FR"/>
              </w:rPr>
            </w:pPr>
            <w:ins w:id="353" w:author="Homberg van den, Marc" w:date="2018-12-06T12:25:00Z">
              <w:r w:rsidRPr="00866E41">
                <w:rPr>
                  <w:rFonts w:ascii="Calibri" w:hAnsi="Calibri" w:cs="Calibri"/>
                  <w:color w:val="000000"/>
                  <w:lang w:val="fr-FR" w:eastAsia="fr-FR"/>
                </w:rPr>
                <w:t>3</w:t>
              </w:r>
            </w:ins>
          </w:p>
        </w:tc>
        <w:tc>
          <w:tcPr>
            <w:tcW w:w="2633" w:type="pct"/>
            <w:tcBorders>
              <w:top w:val="nil"/>
              <w:left w:val="nil"/>
              <w:bottom w:val="single" w:sz="4" w:space="0" w:color="auto"/>
              <w:right w:val="single" w:sz="4" w:space="0" w:color="auto"/>
            </w:tcBorders>
            <w:shd w:val="clear" w:color="auto" w:fill="auto"/>
            <w:noWrap/>
            <w:vAlign w:val="bottom"/>
            <w:hideMark/>
            <w:tcPrChange w:id="354"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61B8EAB9" w14:textId="77777777" w:rsidR="00866E41" w:rsidRPr="00866E41" w:rsidRDefault="00866E41" w:rsidP="00866E41">
            <w:pPr>
              <w:spacing w:after="0" w:line="240" w:lineRule="auto"/>
              <w:rPr>
                <w:ins w:id="355" w:author="Homberg van den, Marc" w:date="2018-12-06T12:25:00Z"/>
                <w:rFonts w:ascii="Calibri" w:hAnsi="Calibri" w:cs="Calibri"/>
                <w:color w:val="000000"/>
                <w:lang w:val="fr-FR" w:eastAsia="fr-FR"/>
              </w:rPr>
            </w:pPr>
            <w:ins w:id="356" w:author="Homberg van den, Marc" w:date="2018-12-06T12:25:00Z">
              <w:r w:rsidRPr="00866E41">
                <w:rPr>
                  <w:rFonts w:ascii="Calibri" w:hAnsi="Calibri" w:cs="Calibri"/>
                  <w:color w:val="000000"/>
                  <w:lang w:val="fr-FR" w:eastAsia="fr-FR"/>
                </w:rPr>
                <w:t>Central</w:t>
              </w:r>
            </w:ins>
          </w:p>
        </w:tc>
        <w:tc>
          <w:tcPr>
            <w:tcW w:w="1458" w:type="pct"/>
            <w:tcBorders>
              <w:top w:val="nil"/>
              <w:left w:val="nil"/>
              <w:bottom w:val="single" w:sz="4" w:space="0" w:color="auto"/>
              <w:right w:val="single" w:sz="4" w:space="0" w:color="auto"/>
            </w:tcBorders>
            <w:shd w:val="clear" w:color="auto" w:fill="auto"/>
            <w:noWrap/>
            <w:vAlign w:val="bottom"/>
            <w:hideMark/>
            <w:tcPrChange w:id="357"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0E119D71" w14:textId="77777777" w:rsidR="00866E41" w:rsidRPr="00866E41" w:rsidRDefault="00866E41" w:rsidP="00866E41">
            <w:pPr>
              <w:spacing w:after="0" w:line="240" w:lineRule="auto"/>
              <w:rPr>
                <w:ins w:id="358" w:author="Homberg van den, Marc" w:date="2018-12-06T12:25:00Z"/>
                <w:rFonts w:ascii="Calibri" w:hAnsi="Calibri" w:cs="Calibri"/>
                <w:color w:val="000000"/>
                <w:lang w:val="fr-FR" w:eastAsia="fr-FR"/>
              </w:rPr>
            </w:pPr>
            <w:ins w:id="359" w:author="Homberg van den, Marc" w:date="2018-12-06T12:25:00Z">
              <w:r w:rsidRPr="00866E41">
                <w:rPr>
                  <w:rFonts w:ascii="Calibri" w:hAnsi="Calibri" w:cs="Calibri"/>
                  <w:color w:val="000000"/>
                  <w:lang w:val="fr-FR" w:eastAsia="fr-FR"/>
                </w:rPr>
                <w:t>Kabwe</w:t>
              </w:r>
            </w:ins>
          </w:p>
        </w:tc>
      </w:tr>
      <w:tr w:rsidR="00866E41" w:rsidRPr="00866E41" w14:paraId="53FD06A2" w14:textId="77777777" w:rsidTr="01736308">
        <w:trPr>
          <w:trHeight w:val="288"/>
          <w:ins w:id="360" w:author="Homberg van den, Marc" w:date="2018-12-06T12:25:00Z"/>
          <w:trPrChange w:id="361"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362"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B6EC30E" w14:textId="77777777" w:rsidR="00866E41" w:rsidRPr="00866E41" w:rsidRDefault="00866E41" w:rsidP="00866E41">
            <w:pPr>
              <w:spacing w:after="0" w:line="240" w:lineRule="auto"/>
              <w:rPr>
                <w:ins w:id="363" w:author="Homberg van den, Marc" w:date="2018-12-06T12:25:00Z"/>
                <w:rFonts w:ascii="Calibri" w:hAnsi="Calibri" w:cs="Calibri"/>
                <w:color w:val="000000"/>
                <w:lang w:val="fr-FR" w:eastAsia="fr-FR"/>
              </w:rPr>
            </w:pPr>
            <w:ins w:id="364"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365"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333D9B8C" w14:textId="77777777" w:rsidR="00866E41" w:rsidRPr="00866E41" w:rsidRDefault="00866E41" w:rsidP="00866E41">
            <w:pPr>
              <w:spacing w:after="0" w:line="240" w:lineRule="auto"/>
              <w:rPr>
                <w:ins w:id="366" w:author="Homberg van den, Marc" w:date="2018-12-06T12:25:00Z"/>
                <w:rFonts w:ascii="Calibri" w:hAnsi="Calibri" w:cs="Calibri"/>
                <w:color w:val="000000"/>
                <w:lang w:val="fr-FR" w:eastAsia="fr-FR"/>
              </w:rPr>
            </w:pPr>
            <w:ins w:id="367"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368"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5D850AD2" w14:textId="77777777" w:rsidR="00866E41" w:rsidRPr="00866E41" w:rsidRDefault="00866E41" w:rsidP="00866E41">
            <w:pPr>
              <w:spacing w:after="0" w:line="240" w:lineRule="auto"/>
              <w:rPr>
                <w:ins w:id="369" w:author="Homberg van den, Marc" w:date="2018-12-06T12:25:00Z"/>
                <w:rFonts w:ascii="Calibri" w:hAnsi="Calibri" w:cs="Calibri"/>
                <w:color w:val="000000"/>
                <w:lang w:val="fr-FR" w:eastAsia="fr-FR"/>
              </w:rPr>
            </w:pPr>
            <w:ins w:id="370" w:author="Homberg van den, Marc" w:date="2018-12-06T12:25:00Z">
              <w:r w:rsidRPr="00866E41">
                <w:rPr>
                  <w:rFonts w:ascii="Calibri" w:hAnsi="Calibri" w:cs="Calibri"/>
                  <w:color w:val="000000"/>
                  <w:lang w:val="fr-FR" w:eastAsia="fr-FR"/>
                </w:rPr>
                <w:t>Itezhi Tezhi</w:t>
              </w:r>
            </w:ins>
          </w:p>
        </w:tc>
      </w:tr>
      <w:tr w:rsidR="00866E41" w:rsidRPr="00866E41" w14:paraId="09E0B0C9" w14:textId="77777777" w:rsidTr="01736308">
        <w:trPr>
          <w:trHeight w:val="288"/>
          <w:ins w:id="371" w:author="Homberg van den, Marc" w:date="2018-12-06T12:25:00Z"/>
          <w:trPrChange w:id="372"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373"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CF467B8" w14:textId="77777777" w:rsidR="00866E41" w:rsidRPr="00866E41" w:rsidRDefault="00866E41" w:rsidP="00866E41">
            <w:pPr>
              <w:spacing w:after="0" w:line="240" w:lineRule="auto"/>
              <w:rPr>
                <w:ins w:id="374" w:author="Homberg van den, Marc" w:date="2018-12-06T12:25:00Z"/>
                <w:rFonts w:ascii="Calibri" w:hAnsi="Calibri" w:cs="Calibri"/>
                <w:color w:val="000000"/>
                <w:lang w:val="fr-FR" w:eastAsia="fr-FR"/>
              </w:rPr>
            </w:pPr>
            <w:ins w:id="375"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376"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373BC2C7" w14:textId="77777777" w:rsidR="00866E41" w:rsidRPr="00866E41" w:rsidRDefault="00866E41" w:rsidP="00866E41">
            <w:pPr>
              <w:spacing w:after="0" w:line="240" w:lineRule="auto"/>
              <w:rPr>
                <w:ins w:id="377" w:author="Homberg van den, Marc" w:date="2018-12-06T12:25:00Z"/>
                <w:rFonts w:ascii="Calibri" w:hAnsi="Calibri" w:cs="Calibri"/>
                <w:color w:val="000000"/>
                <w:lang w:val="fr-FR" w:eastAsia="fr-FR"/>
              </w:rPr>
            </w:pPr>
            <w:ins w:id="378"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379"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0AAC2A55" w14:textId="77777777" w:rsidR="00866E41" w:rsidRPr="00866E41" w:rsidRDefault="00866E41" w:rsidP="00866E41">
            <w:pPr>
              <w:spacing w:after="0" w:line="240" w:lineRule="auto"/>
              <w:rPr>
                <w:ins w:id="380" w:author="Homberg van den, Marc" w:date="2018-12-06T12:25:00Z"/>
                <w:rFonts w:ascii="Calibri" w:hAnsi="Calibri" w:cs="Calibri"/>
                <w:color w:val="000000"/>
                <w:lang w:val="fr-FR" w:eastAsia="fr-FR"/>
              </w:rPr>
            </w:pPr>
            <w:ins w:id="381" w:author="Homberg van den, Marc" w:date="2018-12-06T12:25:00Z">
              <w:r w:rsidRPr="00866E41">
                <w:rPr>
                  <w:rFonts w:ascii="Calibri" w:hAnsi="Calibri" w:cs="Calibri"/>
                  <w:color w:val="000000"/>
                  <w:lang w:val="fr-FR" w:eastAsia="fr-FR"/>
                </w:rPr>
                <w:t>Mumbwa</w:t>
              </w:r>
            </w:ins>
          </w:p>
        </w:tc>
      </w:tr>
      <w:tr w:rsidR="00866E41" w:rsidRPr="00866E41" w14:paraId="0E36DD3F" w14:textId="77777777" w:rsidTr="01736308">
        <w:trPr>
          <w:trHeight w:val="288"/>
          <w:ins w:id="382" w:author="Homberg van den, Marc" w:date="2018-12-06T12:25:00Z"/>
          <w:trPrChange w:id="383"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384"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BEAC173" w14:textId="77777777" w:rsidR="00866E41" w:rsidRPr="00866E41" w:rsidRDefault="00866E41" w:rsidP="00866E41">
            <w:pPr>
              <w:spacing w:after="0" w:line="240" w:lineRule="auto"/>
              <w:rPr>
                <w:ins w:id="385" w:author="Homberg van den, Marc" w:date="2018-12-06T12:25:00Z"/>
                <w:rFonts w:ascii="Calibri" w:hAnsi="Calibri" w:cs="Calibri"/>
                <w:color w:val="000000"/>
                <w:lang w:val="fr-FR" w:eastAsia="fr-FR"/>
              </w:rPr>
            </w:pPr>
            <w:ins w:id="386"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387"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480C159E" w14:textId="77777777" w:rsidR="00866E41" w:rsidRPr="00866E41" w:rsidRDefault="00866E41" w:rsidP="00866E41">
            <w:pPr>
              <w:spacing w:after="0" w:line="240" w:lineRule="auto"/>
              <w:rPr>
                <w:ins w:id="388" w:author="Homberg van den, Marc" w:date="2018-12-06T12:25:00Z"/>
                <w:rFonts w:ascii="Calibri" w:hAnsi="Calibri" w:cs="Calibri"/>
                <w:color w:val="000000"/>
                <w:lang w:val="fr-FR" w:eastAsia="fr-FR"/>
              </w:rPr>
            </w:pPr>
            <w:ins w:id="389"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390"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12A63B1F" w14:textId="77777777" w:rsidR="00866E41" w:rsidRPr="00866E41" w:rsidRDefault="00866E41" w:rsidP="00866E41">
            <w:pPr>
              <w:spacing w:after="0" w:line="240" w:lineRule="auto"/>
              <w:rPr>
                <w:ins w:id="391" w:author="Homberg van den, Marc" w:date="2018-12-06T12:25:00Z"/>
                <w:rFonts w:ascii="Calibri" w:hAnsi="Calibri" w:cs="Calibri"/>
                <w:color w:val="000000"/>
                <w:lang w:val="fr-FR" w:eastAsia="fr-FR"/>
              </w:rPr>
            </w:pPr>
            <w:ins w:id="392" w:author="Homberg van den, Marc" w:date="2018-12-06T12:25:00Z">
              <w:r w:rsidRPr="00866E41">
                <w:rPr>
                  <w:rFonts w:ascii="Calibri" w:hAnsi="Calibri" w:cs="Calibri"/>
                  <w:color w:val="000000"/>
                  <w:lang w:val="fr-FR" w:eastAsia="fr-FR"/>
                </w:rPr>
                <w:t> </w:t>
              </w:r>
            </w:ins>
          </w:p>
        </w:tc>
      </w:tr>
      <w:tr w:rsidR="00866E41" w:rsidRPr="00866E41" w14:paraId="41DBDDE7" w14:textId="77777777" w:rsidTr="01736308">
        <w:trPr>
          <w:trHeight w:val="288"/>
          <w:ins w:id="393" w:author="Homberg van den, Marc" w:date="2018-12-06T12:25:00Z"/>
          <w:trPrChange w:id="394"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395"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9D26A37" w14:textId="77777777" w:rsidR="00866E41" w:rsidRPr="00866E41" w:rsidRDefault="00866E41" w:rsidP="00866E41">
            <w:pPr>
              <w:spacing w:after="0" w:line="240" w:lineRule="auto"/>
              <w:jc w:val="right"/>
              <w:rPr>
                <w:ins w:id="396" w:author="Homberg van den, Marc" w:date="2018-12-06T12:25:00Z"/>
                <w:rFonts w:ascii="Calibri" w:hAnsi="Calibri" w:cs="Calibri"/>
                <w:color w:val="000000"/>
                <w:lang w:val="fr-FR" w:eastAsia="fr-FR"/>
              </w:rPr>
            </w:pPr>
            <w:ins w:id="397" w:author="Homberg van den, Marc" w:date="2018-12-06T12:25:00Z">
              <w:r w:rsidRPr="00866E41">
                <w:rPr>
                  <w:rFonts w:ascii="Calibri" w:hAnsi="Calibri" w:cs="Calibri"/>
                  <w:color w:val="000000"/>
                  <w:lang w:val="fr-FR" w:eastAsia="fr-FR"/>
                </w:rPr>
                <w:t>4</w:t>
              </w:r>
            </w:ins>
          </w:p>
        </w:tc>
        <w:tc>
          <w:tcPr>
            <w:tcW w:w="2633" w:type="pct"/>
            <w:tcBorders>
              <w:top w:val="nil"/>
              <w:left w:val="nil"/>
              <w:bottom w:val="single" w:sz="4" w:space="0" w:color="auto"/>
              <w:right w:val="single" w:sz="4" w:space="0" w:color="auto"/>
            </w:tcBorders>
            <w:shd w:val="clear" w:color="auto" w:fill="auto"/>
            <w:noWrap/>
            <w:vAlign w:val="bottom"/>
            <w:hideMark/>
            <w:tcPrChange w:id="398"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48419FE3" w14:textId="77777777" w:rsidR="00866E41" w:rsidRPr="00866E41" w:rsidRDefault="00866E41" w:rsidP="00866E41">
            <w:pPr>
              <w:spacing w:after="0" w:line="240" w:lineRule="auto"/>
              <w:rPr>
                <w:ins w:id="399" w:author="Homberg van den, Marc" w:date="2018-12-06T12:25:00Z"/>
                <w:rFonts w:ascii="Calibri" w:hAnsi="Calibri" w:cs="Calibri"/>
                <w:color w:val="000000"/>
                <w:lang w:val="fr-FR" w:eastAsia="fr-FR"/>
              </w:rPr>
            </w:pPr>
            <w:ins w:id="400" w:author="Homberg van den, Marc" w:date="2018-12-06T12:25:00Z">
              <w:r w:rsidRPr="00866E41">
                <w:rPr>
                  <w:rFonts w:ascii="Calibri" w:hAnsi="Calibri" w:cs="Calibri"/>
                  <w:color w:val="000000"/>
                  <w:lang w:val="fr-FR" w:eastAsia="fr-FR"/>
                </w:rPr>
                <w:t>Lusaka</w:t>
              </w:r>
            </w:ins>
          </w:p>
        </w:tc>
        <w:tc>
          <w:tcPr>
            <w:tcW w:w="1458" w:type="pct"/>
            <w:tcBorders>
              <w:top w:val="nil"/>
              <w:left w:val="nil"/>
              <w:bottom w:val="single" w:sz="4" w:space="0" w:color="auto"/>
              <w:right w:val="single" w:sz="4" w:space="0" w:color="auto"/>
            </w:tcBorders>
            <w:shd w:val="clear" w:color="auto" w:fill="auto"/>
            <w:noWrap/>
            <w:vAlign w:val="bottom"/>
            <w:hideMark/>
            <w:tcPrChange w:id="401"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189FB47D" w14:textId="77777777" w:rsidR="00866E41" w:rsidRPr="00866E41" w:rsidRDefault="00866E41" w:rsidP="00866E41">
            <w:pPr>
              <w:spacing w:after="0" w:line="240" w:lineRule="auto"/>
              <w:rPr>
                <w:ins w:id="402" w:author="Homberg van den, Marc" w:date="2018-12-06T12:25:00Z"/>
                <w:rFonts w:ascii="Calibri" w:hAnsi="Calibri" w:cs="Calibri"/>
                <w:color w:val="000000"/>
                <w:lang w:val="fr-FR" w:eastAsia="fr-FR"/>
              </w:rPr>
            </w:pPr>
            <w:ins w:id="403" w:author="Homberg van den, Marc" w:date="2018-12-06T12:25:00Z">
              <w:r w:rsidRPr="00866E41">
                <w:rPr>
                  <w:rFonts w:ascii="Calibri" w:hAnsi="Calibri" w:cs="Calibri"/>
                  <w:color w:val="000000"/>
                  <w:lang w:val="fr-FR" w:eastAsia="fr-FR"/>
                </w:rPr>
                <w:t>Lusaka</w:t>
              </w:r>
            </w:ins>
          </w:p>
        </w:tc>
      </w:tr>
      <w:tr w:rsidR="00866E41" w:rsidRPr="00866E41" w14:paraId="3AE07A57" w14:textId="77777777" w:rsidTr="01736308">
        <w:trPr>
          <w:trHeight w:val="288"/>
          <w:ins w:id="404" w:author="Homberg van den, Marc" w:date="2018-12-06T12:25:00Z"/>
          <w:trPrChange w:id="405"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406"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ADCAD21" w14:textId="77777777" w:rsidR="00866E41" w:rsidRPr="00866E41" w:rsidRDefault="00866E41" w:rsidP="00866E41">
            <w:pPr>
              <w:spacing w:after="0" w:line="240" w:lineRule="auto"/>
              <w:rPr>
                <w:ins w:id="407" w:author="Homberg van den, Marc" w:date="2018-12-06T12:25:00Z"/>
                <w:rFonts w:ascii="Calibri" w:hAnsi="Calibri" w:cs="Calibri"/>
                <w:color w:val="000000"/>
                <w:lang w:val="fr-FR" w:eastAsia="fr-FR"/>
              </w:rPr>
            </w:pPr>
            <w:ins w:id="408"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409"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6EEA8607" w14:textId="77777777" w:rsidR="00866E41" w:rsidRPr="00866E41" w:rsidRDefault="00866E41" w:rsidP="00866E41">
            <w:pPr>
              <w:spacing w:after="0" w:line="240" w:lineRule="auto"/>
              <w:rPr>
                <w:ins w:id="410" w:author="Homberg van den, Marc" w:date="2018-12-06T12:25:00Z"/>
                <w:rFonts w:ascii="Calibri" w:hAnsi="Calibri" w:cs="Calibri"/>
                <w:color w:val="000000"/>
                <w:lang w:val="fr-FR" w:eastAsia="fr-FR"/>
              </w:rPr>
            </w:pPr>
            <w:ins w:id="411"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412"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3624BFD7" w14:textId="77777777" w:rsidR="00866E41" w:rsidRPr="00866E41" w:rsidRDefault="00866E41" w:rsidP="00866E41">
            <w:pPr>
              <w:spacing w:after="0" w:line="240" w:lineRule="auto"/>
              <w:rPr>
                <w:ins w:id="413" w:author="Homberg van den, Marc" w:date="2018-12-06T12:25:00Z"/>
                <w:rFonts w:ascii="Calibri" w:hAnsi="Calibri" w:cs="Calibri"/>
                <w:color w:val="000000"/>
                <w:lang w:val="fr-FR" w:eastAsia="fr-FR"/>
              </w:rPr>
            </w:pPr>
            <w:ins w:id="414" w:author="Homberg van den, Marc" w:date="2018-12-06T12:25:00Z">
              <w:r w:rsidRPr="00866E41">
                <w:rPr>
                  <w:rFonts w:ascii="Calibri" w:hAnsi="Calibri" w:cs="Calibri"/>
                  <w:color w:val="000000"/>
                  <w:lang w:val="fr-FR" w:eastAsia="fr-FR"/>
                </w:rPr>
                <w:t>Kafue</w:t>
              </w:r>
            </w:ins>
          </w:p>
        </w:tc>
      </w:tr>
      <w:tr w:rsidR="00866E41" w:rsidRPr="00866E41" w14:paraId="251DB8D6" w14:textId="77777777" w:rsidTr="01736308">
        <w:trPr>
          <w:trHeight w:val="288"/>
          <w:ins w:id="415" w:author="Homberg van den, Marc" w:date="2018-12-06T12:25:00Z"/>
          <w:trPrChange w:id="416"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417"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0C23046" w14:textId="77777777" w:rsidR="00866E41" w:rsidRPr="00866E41" w:rsidRDefault="00866E41" w:rsidP="00866E41">
            <w:pPr>
              <w:spacing w:after="0" w:line="240" w:lineRule="auto"/>
              <w:rPr>
                <w:ins w:id="418" w:author="Homberg van den, Marc" w:date="2018-12-06T12:25:00Z"/>
                <w:rFonts w:ascii="Calibri" w:hAnsi="Calibri" w:cs="Calibri"/>
                <w:color w:val="000000"/>
                <w:lang w:val="fr-FR" w:eastAsia="fr-FR"/>
              </w:rPr>
            </w:pPr>
            <w:ins w:id="419"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420"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44C2D102" w14:textId="77777777" w:rsidR="00866E41" w:rsidRPr="00866E41" w:rsidRDefault="00866E41" w:rsidP="00866E41">
            <w:pPr>
              <w:spacing w:after="0" w:line="240" w:lineRule="auto"/>
              <w:rPr>
                <w:ins w:id="421" w:author="Homberg van den, Marc" w:date="2018-12-06T12:25:00Z"/>
                <w:rFonts w:ascii="Calibri" w:hAnsi="Calibri" w:cs="Calibri"/>
                <w:color w:val="000000"/>
                <w:lang w:val="fr-FR" w:eastAsia="fr-FR"/>
              </w:rPr>
            </w:pPr>
            <w:ins w:id="422"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423"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00D922EE" w14:textId="77777777" w:rsidR="00866E41" w:rsidRPr="00866E41" w:rsidRDefault="00866E41" w:rsidP="00866E41">
            <w:pPr>
              <w:spacing w:after="0" w:line="240" w:lineRule="auto"/>
              <w:rPr>
                <w:ins w:id="424" w:author="Homberg van den, Marc" w:date="2018-12-06T12:25:00Z"/>
                <w:rFonts w:ascii="Calibri" w:hAnsi="Calibri" w:cs="Calibri"/>
                <w:color w:val="000000"/>
                <w:lang w:val="fr-FR" w:eastAsia="fr-FR"/>
              </w:rPr>
            </w:pPr>
            <w:ins w:id="425" w:author="Homberg van den, Marc" w:date="2018-12-06T12:25:00Z">
              <w:r w:rsidRPr="00866E41">
                <w:rPr>
                  <w:rFonts w:ascii="Calibri" w:hAnsi="Calibri" w:cs="Calibri"/>
                  <w:color w:val="000000"/>
                  <w:lang w:val="fr-FR" w:eastAsia="fr-FR"/>
                </w:rPr>
                <w:t> </w:t>
              </w:r>
            </w:ins>
          </w:p>
        </w:tc>
      </w:tr>
      <w:tr w:rsidR="00866E41" w:rsidRPr="00866E41" w14:paraId="475BAEA8" w14:textId="77777777" w:rsidTr="01736308">
        <w:trPr>
          <w:trHeight w:val="288"/>
          <w:ins w:id="426" w:author="Homberg van den, Marc" w:date="2018-12-06T12:25:00Z"/>
          <w:trPrChange w:id="427"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428"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048C250" w14:textId="77777777" w:rsidR="00866E41" w:rsidRPr="00866E41" w:rsidRDefault="00866E41" w:rsidP="00866E41">
            <w:pPr>
              <w:spacing w:after="0" w:line="240" w:lineRule="auto"/>
              <w:rPr>
                <w:ins w:id="429" w:author="Homberg van den, Marc" w:date="2018-12-06T12:25:00Z"/>
                <w:rFonts w:ascii="Calibri" w:hAnsi="Calibri" w:cs="Calibri"/>
                <w:color w:val="000000"/>
                <w:lang w:val="fr-FR" w:eastAsia="fr-FR"/>
              </w:rPr>
            </w:pPr>
            <w:ins w:id="430"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431"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02532A81" w14:textId="77777777" w:rsidR="00866E41" w:rsidRPr="00866E41" w:rsidRDefault="00866E41" w:rsidP="00866E41">
            <w:pPr>
              <w:spacing w:after="0" w:line="240" w:lineRule="auto"/>
              <w:rPr>
                <w:ins w:id="432" w:author="Homberg van den, Marc" w:date="2018-12-06T12:25:00Z"/>
                <w:rFonts w:ascii="Calibri" w:hAnsi="Calibri" w:cs="Calibri"/>
                <w:color w:val="000000"/>
                <w:lang w:val="fr-FR" w:eastAsia="fr-FR"/>
              </w:rPr>
            </w:pPr>
            <w:ins w:id="433"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434"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4B9251DF" w14:textId="77777777" w:rsidR="00866E41" w:rsidRPr="00866E41" w:rsidRDefault="00866E41" w:rsidP="00866E41">
            <w:pPr>
              <w:spacing w:after="0" w:line="240" w:lineRule="auto"/>
              <w:rPr>
                <w:ins w:id="435" w:author="Homberg van den, Marc" w:date="2018-12-06T12:25:00Z"/>
                <w:rFonts w:ascii="Calibri" w:hAnsi="Calibri" w:cs="Calibri"/>
                <w:color w:val="000000"/>
                <w:lang w:val="fr-FR" w:eastAsia="fr-FR"/>
              </w:rPr>
            </w:pPr>
            <w:ins w:id="436" w:author="Homberg van den, Marc" w:date="2018-12-06T12:25:00Z">
              <w:r w:rsidRPr="00866E41">
                <w:rPr>
                  <w:rFonts w:ascii="Calibri" w:hAnsi="Calibri" w:cs="Calibri"/>
                  <w:color w:val="000000"/>
                  <w:lang w:val="fr-FR" w:eastAsia="fr-FR"/>
                </w:rPr>
                <w:t> </w:t>
              </w:r>
            </w:ins>
          </w:p>
        </w:tc>
      </w:tr>
      <w:tr w:rsidR="00866E41" w:rsidRPr="00866E41" w14:paraId="405CB759" w14:textId="77777777" w:rsidTr="01736308">
        <w:trPr>
          <w:trHeight w:val="288"/>
          <w:ins w:id="437" w:author="Homberg van den, Marc" w:date="2018-12-06T12:25:00Z"/>
          <w:trPrChange w:id="438"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439"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482C63" w14:textId="77777777" w:rsidR="00866E41" w:rsidRPr="00866E41" w:rsidRDefault="00866E41" w:rsidP="00866E41">
            <w:pPr>
              <w:spacing w:after="0" w:line="240" w:lineRule="auto"/>
              <w:jc w:val="right"/>
              <w:rPr>
                <w:ins w:id="440" w:author="Homberg van den, Marc" w:date="2018-12-06T12:25:00Z"/>
                <w:rFonts w:ascii="Calibri" w:hAnsi="Calibri" w:cs="Calibri"/>
                <w:color w:val="000000"/>
                <w:lang w:val="fr-FR" w:eastAsia="fr-FR"/>
              </w:rPr>
            </w:pPr>
            <w:ins w:id="441" w:author="Homberg van den, Marc" w:date="2018-12-06T12:25:00Z">
              <w:r w:rsidRPr="00866E41">
                <w:rPr>
                  <w:rFonts w:ascii="Calibri" w:hAnsi="Calibri" w:cs="Calibri"/>
                  <w:color w:val="000000"/>
                  <w:lang w:val="fr-FR" w:eastAsia="fr-FR"/>
                </w:rPr>
                <w:t>5</w:t>
              </w:r>
            </w:ins>
          </w:p>
        </w:tc>
        <w:tc>
          <w:tcPr>
            <w:tcW w:w="2633" w:type="pct"/>
            <w:tcBorders>
              <w:top w:val="nil"/>
              <w:left w:val="nil"/>
              <w:bottom w:val="single" w:sz="4" w:space="0" w:color="auto"/>
              <w:right w:val="single" w:sz="4" w:space="0" w:color="auto"/>
            </w:tcBorders>
            <w:shd w:val="clear" w:color="auto" w:fill="auto"/>
            <w:noWrap/>
            <w:vAlign w:val="bottom"/>
            <w:hideMark/>
            <w:tcPrChange w:id="442"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22DBA523" w14:textId="77777777" w:rsidR="00866E41" w:rsidRPr="00866E41" w:rsidRDefault="00866E41" w:rsidP="00866E41">
            <w:pPr>
              <w:spacing w:after="0" w:line="240" w:lineRule="auto"/>
              <w:rPr>
                <w:ins w:id="443" w:author="Homberg van den, Marc" w:date="2018-12-06T12:25:00Z"/>
                <w:rFonts w:ascii="Calibri" w:hAnsi="Calibri" w:cs="Calibri"/>
                <w:color w:val="000000"/>
                <w:lang w:val="fr-FR" w:eastAsia="fr-FR"/>
              </w:rPr>
            </w:pPr>
            <w:ins w:id="444" w:author="Homberg van den, Marc" w:date="2018-12-06T12:25:00Z">
              <w:r w:rsidRPr="00866E41">
                <w:rPr>
                  <w:rFonts w:ascii="Calibri" w:hAnsi="Calibri" w:cs="Calibri"/>
                  <w:color w:val="000000"/>
                  <w:lang w:val="fr-FR" w:eastAsia="fr-FR"/>
                </w:rPr>
                <w:t xml:space="preserve">Eastern </w:t>
              </w:r>
            </w:ins>
          </w:p>
        </w:tc>
        <w:tc>
          <w:tcPr>
            <w:tcW w:w="1458" w:type="pct"/>
            <w:tcBorders>
              <w:top w:val="nil"/>
              <w:left w:val="nil"/>
              <w:bottom w:val="single" w:sz="4" w:space="0" w:color="auto"/>
              <w:right w:val="single" w:sz="4" w:space="0" w:color="auto"/>
            </w:tcBorders>
            <w:shd w:val="clear" w:color="auto" w:fill="auto"/>
            <w:noWrap/>
            <w:vAlign w:val="bottom"/>
            <w:hideMark/>
            <w:tcPrChange w:id="445"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5F5AFB04" w14:textId="77777777" w:rsidR="00866E41" w:rsidRPr="00866E41" w:rsidRDefault="00866E41" w:rsidP="00866E41">
            <w:pPr>
              <w:spacing w:after="0" w:line="240" w:lineRule="auto"/>
              <w:rPr>
                <w:ins w:id="446" w:author="Homberg van den, Marc" w:date="2018-12-06T12:25:00Z"/>
                <w:rFonts w:ascii="Calibri" w:hAnsi="Calibri" w:cs="Calibri"/>
                <w:color w:val="000000"/>
                <w:lang w:val="fr-FR" w:eastAsia="fr-FR"/>
              </w:rPr>
            </w:pPr>
            <w:ins w:id="447" w:author="Homberg van den, Marc" w:date="2018-12-06T12:25:00Z">
              <w:r w:rsidRPr="00866E41">
                <w:rPr>
                  <w:rFonts w:ascii="Calibri" w:hAnsi="Calibri" w:cs="Calibri"/>
                  <w:color w:val="000000"/>
                  <w:lang w:val="fr-FR" w:eastAsia="fr-FR"/>
                </w:rPr>
                <w:t>Luangwa</w:t>
              </w:r>
            </w:ins>
          </w:p>
        </w:tc>
      </w:tr>
      <w:tr w:rsidR="00866E41" w:rsidRPr="00866E41" w14:paraId="2EAD619E" w14:textId="77777777" w:rsidTr="01736308">
        <w:trPr>
          <w:trHeight w:val="288"/>
          <w:ins w:id="448" w:author="Homberg van den, Marc" w:date="2018-12-06T12:25:00Z"/>
          <w:trPrChange w:id="449"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450"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FF2A494" w14:textId="77777777" w:rsidR="00866E41" w:rsidRPr="00866E41" w:rsidRDefault="00866E41" w:rsidP="00866E41">
            <w:pPr>
              <w:spacing w:after="0" w:line="240" w:lineRule="auto"/>
              <w:rPr>
                <w:ins w:id="451" w:author="Homberg van den, Marc" w:date="2018-12-06T12:25:00Z"/>
                <w:rFonts w:ascii="Calibri" w:hAnsi="Calibri" w:cs="Calibri"/>
                <w:color w:val="000000"/>
                <w:lang w:val="fr-FR" w:eastAsia="fr-FR"/>
              </w:rPr>
            </w:pPr>
            <w:ins w:id="452"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453"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5AA09409" w14:textId="77777777" w:rsidR="00866E41" w:rsidRPr="00866E41" w:rsidRDefault="00866E41" w:rsidP="00866E41">
            <w:pPr>
              <w:spacing w:after="0" w:line="240" w:lineRule="auto"/>
              <w:rPr>
                <w:ins w:id="454" w:author="Homberg van den, Marc" w:date="2018-12-06T12:25:00Z"/>
                <w:rFonts w:ascii="Calibri" w:hAnsi="Calibri" w:cs="Calibri"/>
                <w:color w:val="000000"/>
                <w:lang w:val="fr-FR" w:eastAsia="fr-FR"/>
              </w:rPr>
            </w:pPr>
            <w:ins w:id="455"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456"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5D5C080A" w14:textId="77777777" w:rsidR="00866E41" w:rsidRPr="00866E41" w:rsidRDefault="00866E41" w:rsidP="00866E41">
            <w:pPr>
              <w:spacing w:after="0" w:line="240" w:lineRule="auto"/>
              <w:rPr>
                <w:ins w:id="457" w:author="Homberg van den, Marc" w:date="2018-12-06T12:25:00Z"/>
                <w:rFonts w:ascii="Calibri" w:hAnsi="Calibri" w:cs="Calibri"/>
                <w:color w:val="000000"/>
                <w:lang w:val="fr-FR" w:eastAsia="fr-FR"/>
              </w:rPr>
            </w:pPr>
            <w:ins w:id="458" w:author="Homberg van den, Marc" w:date="2018-12-06T12:25:00Z">
              <w:r w:rsidRPr="00866E41">
                <w:rPr>
                  <w:rFonts w:ascii="Calibri" w:hAnsi="Calibri" w:cs="Calibri"/>
                  <w:color w:val="000000"/>
                  <w:lang w:val="fr-FR" w:eastAsia="fr-FR"/>
                </w:rPr>
                <w:t>Chipata</w:t>
              </w:r>
            </w:ins>
          </w:p>
        </w:tc>
      </w:tr>
      <w:tr w:rsidR="00866E41" w:rsidRPr="00866E41" w14:paraId="50475AC8" w14:textId="77777777" w:rsidTr="01736308">
        <w:trPr>
          <w:trHeight w:val="288"/>
          <w:ins w:id="459" w:author="Homberg van den, Marc" w:date="2018-12-06T12:25:00Z"/>
          <w:trPrChange w:id="460"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461"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86B926" w14:textId="77777777" w:rsidR="00866E41" w:rsidRPr="00866E41" w:rsidRDefault="00866E41" w:rsidP="00866E41">
            <w:pPr>
              <w:spacing w:after="0" w:line="240" w:lineRule="auto"/>
              <w:rPr>
                <w:ins w:id="462" w:author="Homberg van den, Marc" w:date="2018-12-06T12:25:00Z"/>
                <w:rFonts w:ascii="Calibri" w:hAnsi="Calibri" w:cs="Calibri"/>
                <w:color w:val="000000"/>
                <w:lang w:val="fr-FR" w:eastAsia="fr-FR"/>
              </w:rPr>
            </w:pPr>
            <w:ins w:id="463"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464"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6779BCF8" w14:textId="77777777" w:rsidR="00866E41" w:rsidRPr="00866E41" w:rsidRDefault="00866E41" w:rsidP="00866E41">
            <w:pPr>
              <w:spacing w:after="0" w:line="240" w:lineRule="auto"/>
              <w:rPr>
                <w:ins w:id="465" w:author="Homberg van den, Marc" w:date="2018-12-06T12:25:00Z"/>
                <w:rFonts w:ascii="Calibri" w:hAnsi="Calibri" w:cs="Calibri"/>
                <w:color w:val="000000"/>
                <w:lang w:val="fr-FR" w:eastAsia="fr-FR"/>
              </w:rPr>
            </w:pPr>
            <w:ins w:id="466"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467"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445371F3" w14:textId="77777777" w:rsidR="00866E41" w:rsidRPr="00866E41" w:rsidRDefault="00866E41" w:rsidP="00866E41">
            <w:pPr>
              <w:spacing w:after="0" w:line="240" w:lineRule="auto"/>
              <w:rPr>
                <w:ins w:id="468" w:author="Homberg van den, Marc" w:date="2018-12-06T12:25:00Z"/>
                <w:rFonts w:ascii="Calibri" w:hAnsi="Calibri" w:cs="Calibri"/>
                <w:color w:val="000000"/>
                <w:lang w:val="fr-FR" w:eastAsia="fr-FR"/>
              </w:rPr>
            </w:pPr>
            <w:ins w:id="469" w:author="Homberg van den, Marc" w:date="2018-12-06T12:25:00Z">
              <w:r w:rsidRPr="00866E41">
                <w:rPr>
                  <w:rFonts w:ascii="Calibri" w:hAnsi="Calibri" w:cs="Calibri"/>
                  <w:color w:val="000000"/>
                  <w:lang w:val="fr-FR" w:eastAsia="fr-FR"/>
                </w:rPr>
                <w:t>Mambwe</w:t>
              </w:r>
            </w:ins>
          </w:p>
        </w:tc>
      </w:tr>
      <w:tr w:rsidR="00866E41" w:rsidRPr="00866E41" w14:paraId="35FD20CB" w14:textId="77777777" w:rsidTr="01736308">
        <w:trPr>
          <w:trHeight w:val="288"/>
          <w:ins w:id="470" w:author="Homberg van den, Marc" w:date="2018-12-06T12:25:00Z"/>
          <w:trPrChange w:id="471"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472"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C728CE3" w14:textId="77777777" w:rsidR="00866E41" w:rsidRPr="00866E41" w:rsidRDefault="00866E41" w:rsidP="00866E41">
            <w:pPr>
              <w:spacing w:after="0" w:line="240" w:lineRule="auto"/>
              <w:rPr>
                <w:ins w:id="473" w:author="Homberg van den, Marc" w:date="2018-12-06T12:25:00Z"/>
                <w:rFonts w:ascii="Calibri" w:hAnsi="Calibri" w:cs="Calibri"/>
                <w:color w:val="000000"/>
                <w:lang w:val="fr-FR" w:eastAsia="fr-FR"/>
              </w:rPr>
            </w:pPr>
            <w:ins w:id="474"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475"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3193BF53" w14:textId="77777777" w:rsidR="00866E41" w:rsidRPr="00866E41" w:rsidRDefault="00866E41" w:rsidP="00866E41">
            <w:pPr>
              <w:spacing w:after="0" w:line="240" w:lineRule="auto"/>
              <w:rPr>
                <w:ins w:id="476" w:author="Homberg van den, Marc" w:date="2018-12-06T12:25:00Z"/>
                <w:rFonts w:ascii="Calibri" w:hAnsi="Calibri" w:cs="Calibri"/>
                <w:color w:val="000000"/>
                <w:lang w:val="fr-FR" w:eastAsia="fr-FR"/>
              </w:rPr>
            </w:pPr>
            <w:ins w:id="477"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478"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0C1FAB59" w14:textId="77777777" w:rsidR="00866E41" w:rsidRPr="00866E41" w:rsidRDefault="00866E41" w:rsidP="00866E41">
            <w:pPr>
              <w:spacing w:after="0" w:line="240" w:lineRule="auto"/>
              <w:rPr>
                <w:ins w:id="479" w:author="Homberg van den, Marc" w:date="2018-12-06T12:25:00Z"/>
                <w:rFonts w:ascii="Calibri" w:hAnsi="Calibri" w:cs="Calibri"/>
                <w:color w:val="000000"/>
                <w:lang w:val="fr-FR" w:eastAsia="fr-FR"/>
              </w:rPr>
            </w:pPr>
            <w:ins w:id="480" w:author="Homberg van den, Marc" w:date="2018-12-06T12:25:00Z">
              <w:r w:rsidRPr="00866E41">
                <w:rPr>
                  <w:rFonts w:ascii="Calibri" w:hAnsi="Calibri" w:cs="Calibri"/>
                  <w:color w:val="000000"/>
                  <w:lang w:val="fr-FR" w:eastAsia="fr-FR"/>
                </w:rPr>
                <w:t> </w:t>
              </w:r>
            </w:ins>
          </w:p>
        </w:tc>
      </w:tr>
      <w:tr w:rsidR="00866E41" w:rsidRPr="00866E41" w14:paraId="3393E436" w14:textId="77777777" w:rsidTr="01736308">
        <w:trPr>
          <w:trHeight w:val="288"/>
          <w:ins w:id="481" w:author="Homberg van den, Marc" w:date="2018-12-06T12:25:00Z"/>
          <w:trPrChange w:id="482"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483"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ADFCCB5" w14:textId="77777777" w:rsidR="00866E41" w:rsidRPr="00866E41" w:rsidRDefault="00866E41" w:rsidP="00866E41">
            <w:pPr>
              <w:spacing w:after="0" w:line="240" w:lineRule="auto"/>
              <w:jc w:val="right"/>
              <w:rPr>
                <w:ins w:id="484" w:author="Homberg van den, Marc" w:date="2018-12-06T12:25:00Z"/>
                <w:rFonts w:ascii="Calibri" w:hAnsi="Calibri" w:cs="Calibri"/>
                <w:color w:val="000000"/>
                <w:lang w:val="fr-FR" w:eastAsia="fr-FR"/>
              </w:rPr>
            </w:pPr>
            <w:ins w:id="485" w:author="Homberg van den, Marc" w:date="2018-12-06T12:25:00Z">
              <w:r w:rsidRPr="00866E41">
                <w:rPr>
                  <w:rFonts w:ascii="Calibri" w:hAnsi="Calibri" w:cs="Calibri"/>
                  <w:color w:val="000000"/>
                  <w:lang w:val="fr-FR" w:eastAsia="fr-FR"/>
                </w:rPr>
                <w:t>6</w:t>
              </w:r>
            </w:ins>
          </w:p>
        </w:tc>
        <w:tc>
          <w:tcPr>
            <w:tcW w:w="2633" w:type="pct"/>
            <w:tcBorders>
              <w:top w:val="nil"/>
              <w:left w:val="nil"/>
              <w:bottom w:val="single" w:sz="4" w:space="0" w:color="auto"/>
              <w:right w:val="single" w:sz="4" w:space="0" w:color="auto"/>
            </w:tcBorders>
            <w:shd w:val="clear" w:color="auto" w:fill="auto"/>
            <w:noWrap/>
            <w:vAlign w:val="bottom"/>
            <w:hideMark/>
            <w:tcPrChange w:id="486"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06BD281B" w14:textId="77777777" w:rsidR="00866E41" w:rsidRPr="00866E41" w:rsidRDefault="00866E41" w:rsidP="00866E41">
            <w:pPr>
              <w:spacing w:after="0" w:line="240" w:lineRule="auto"/>
              <w:rPr>
                <w:ins w:id="487" w:author="Homberg van den, Marc" w:date="2018-12-06T12:25:00Z"/>
                <w:rFonts w:ascii="Calibri" w:hAnsi="Calibri" w:cs="Calibri"/>
                <w:color w:val="000000"/>
                <w:lang w:val="fr-FR" w:eastAsia="fr-FR"/>
              </w:rPr>
            </w:pPr>
            <w:ins w:id="488" w:author="Homberg van den, Marc" w:date="2018-12-06T12:25:00Z">
              <w:r w:rsidRPr="00866E41">
                <w:rPr>
                  <w:rFonts w:ascii="Calibri" w:hAnsi="Calibri" w:cs="Calibri"/>
                  <w:color w:val="000000"/>
                  <w:lang w:val="fr-FR" w:eastAsia="fr-FR"/>
                </w:rPr>
                <w:t>Copperbelt</w:t>
              </w:r>
            </w:ins>
          </w:p>
        </w:tc>
        <w:tc>
          <w:tcPr>
            <w:tcW w:w="1458" w:type="pct"/>
            <w:tcBorders>
              <w:top w:val="nil"/>
              <w:left w:val="nil"/>
              <w:bottom w:val="single" w:sz="4" w:space="0" w:color="auto"/>
              <w:right w:val="single" w:sz="4" w:space="0" w:color="auto"/>
            </w:tcBorders>
            <w:shd w:val="clear" w:color="auto" w:fill="auto"/>
            <w:noWrap/>
            <w:vAlign w:val="bottom"/>
            <w:hideMark/>
            <w:tcPrChange w:id="489"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21B839F3" w14:textId="77777777" w:rsidR="00866E41" w:rsidRPr="00866E41" w:rsidRDefault="00866E41" w:rsidP="00866E41">
            <w:pPr>
              <w:spacing w:after="0" w:line="240" w:lineRule="auto"/>
              <w:rPr>
                <w:ins w:id="490" w:author="Homberg van den, Marc" w:date="2018-12-06T12:25:00Z"/>
                <w:rFonts w:ascii="Calibri" w:hAnsi="Calibri" w:cs="Calibri"/>
                <w:color w:val="000000"/>
                <w:lang w:val="fr-FR" w:eastAsia="fr-FR"/>
              </w:rPr>
            </w:pPr>
            <w:ins w:id="491" w:author="Homberg van den, Marc" w:date="2018-12-06T12:25:00Z">
              <w:r w:rsidRPr="00866E41">
                <w:rPr>
                  <w:rFonts w:ascii="Calibri" w:hAnsi="Calibri" w:cs="Calibri"/>
                  <w:color w:val="000000"/>
                  <w:lang w:val="fr-FR" w:eastAsia="fr-FR"/>
                </w:rPr>
                <w:t>Kitwe</w:t>
              </w:r>
            </w:ins>
          </w:p>
        </w:tc>
      </w:tr>
      <w:tr w:rsidR="00866E41" w:rsidRPr="00866E41" w14:paraId="0ED30A3E" w14:textId="77777777" w:rsidTr="01736308">
        <w:trPr>
          <w:trHeight w:val="288"/>
          <w:ins w:id="492" w:author="Homberg van den, Marc" w:date="2018-12-06T12:25:00Z"/>
          <w:trPrChange w:id="493"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494"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BA6C9A7" w14:textId="77777777" w:rsidR="00866E41" w:rsidRPr="00866E41" w:rsidRDefault="00866E41" w:rsidP="00866E41">
            <w:pPr>
              <w:spacing w:after="0" w:line="240" w:lineRule="auto"/>
              <w:rPr>
                <w:ins w:id="495" w:author="Homberg van den, Marc" w:date="2018-12-06T12:25:00Z"/>
                <w:rFonts w:ascii="Calibri" w:hAnsi="Calibri" w:cs="Calibri"/>
                <w:color w:val="000000"/>
                <w:lang w:val="fr-FR" w:eastAsia="fr-FR"/>
              </w:rPr>
            </w:pPr>
            <w:ins w:id="496"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497"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5892E3EF" w14:textId="77777777" w:rsidR="00866E41" w:rsidRPr="00866E41" w:rsidRDefault="00866E41" w:rsidP="00866E41">
            <w:pPr>
              <w:spacing w:after="0" w:line="240" w:lineRule="auto"/>
              <w:rPr>
                <w:ins w:id="498" w:author="Homberg van den, Marc" w:date="2018-12-06T12:25:00Z"/>
                <w:rFonts w:ascii="Calibri" w:hAnsi="Calibri" w:cs="Calibri"/>
                <w:color w:val="000000"/>
                <w:lang w:val="fr-FR" w:eastAsia="fr-FR"/>
              </w:rPr>
            </w:pPr>
            <w:ins w:id="499"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500"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163F209E" w14:textId="77777777" w:rsidR="00866E41" w:rsidRPr="00866E41" w:rsidRDefault="00866E41" w:rsidP="00866E41">
            <w:pPr>
              <w:spacing w:after="0" w:line="240" w:lineRule="auto"/>
              <w:rPr>
                <w:ins w:id="501" w:author="Homberg van den, Marc" w:date="2018-12-06T12:25:00Z"/>
                <w:rFonts w:ascii="Calibri" w:hAnsi="Calibri" w:cs="Calibri"/>
                <w:color w:val="000000"/>
                <w:lang w:val="fr-FR" w:eastAsia="fr-FR"/>
              </w:rPr>
            </w:pPr>
            <w:ins w:id="502" w:author="Homberg van den, Marc" w:date="2018-12-06T12:25:00Z">
              <w:r w:rsidRPr="00866E41">
                <w:rPr>
                  <w:rFonts w:ascii="Calibri" w:hAnsi="Calibri" w:cs="Calibri"/>
                  <w:color w:val="000000"/>
                  <w:lang w:val="fr-FR" w:eastAsia="fr-FR"/>
                </w:rPr>
                <w:t>Lufwanyama</w:t>
              </w:r>
            </w:ins>
          </w:p>
        </w:tc>
      </w:tr>
      <w:tr w:rsidR="00866E41" w:rsidRPr="00866E41" w14:paraId="687B4EB2" w14:textId="77777777" w:rsidTr="01736308">
        <w:trPr>
          <w:trHeight w:val="288"/>
          <w:ins w:id="503" w:author="Homberg van den, Marc" w:date="2018-12-06T12:25:00Z"/>
          <w:trPrChange w:id="504"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505"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13CB2E1" w14:textId="77777777" w:rsidR="00866E41" w:rsidRPr="00866E41" w:rsidRDefault="00866E41" w:rsidP="00866E41">
            <w:pPr>
              <w:spacing w:after="0" w:line="240" w:lineRule="auto"/>
              <w:rPr>
                <w:ins w:id="506" w:author="Homberg van den, Marc" w:date="2018-12-06T12:25:00Z"/>
                <w:rFonts w:ascii="Calibri" w:hAnsi="Calibri" w:cs="Calibri"/>
                <w:color w:val="000000"/>
                <w:lang w:val="fr-FR" w:eastAsia="fr-FR"/>
              </w:rPr>
            </w:pPr>
            <w:ins w:id="507"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508"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20A75115" w14:textId="77777777" w:rsidR="00866E41" w:rsidRPr="00866E41" w:rsidRDefault="00866E41" w:rsidP="00866E41">
            <w:pPr>
              <w:spacing w:after="0" w:line="240" w:lineRule="auto"/>
              <w:rPr>
                <w:ins w:id="509" w:author="Homberg van den, Marc" w:date="2018-12-06T12:25:00Z"/>
                <w:rFonts w:ascii="Calibri" w:hAnsi="Calibri" w:cs="Calibri"/>
                <w:color w:val="000000"/>
                <w:lang w:val="fr-FR" w:eastAsia="fr-FR"/>
              </w:rPr>
            </w:pPr>
            <w:ins w:id="510"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511"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4DDE6952" w14:textId="77777777" w:rsidR="00866E41" w:rsidRPr="00866E41" w:rsidRDefault="00866E41" w:rsidP="00866E41">
            <w:pPr>
              <w:spacing w:after="0" w:line="240" w:lineRule="auto"/>
              <w:rPr>
                <w:ins w:id="512" w:author="Homberg van den, Marc" w:date="2018-12-06T12:25:00Z"/>
                <w:rFonts w:ascii="Calibri" w:hAnsi="Calibri" w:cs="Calibri"/>
                <w:color w:val="000000"/>
                <w:lang w:val="fr-FR" w:eastAsia="fr-FR"/>
              </w:rPr>
            </w:pPr>
            <w:ins w:id="513" w:author="Homberg van den, Marc" w:date="2018-12-06T12:25:00Z">
              <w:r w:rsidRPr="00866E41">
                <w:rPr>
                  <w:rFonts w:ascii="Calibri" w:hAnsi="Calibri" w:cs="Calibri"/>
                  <w:color w:val="000000"/>
                  <w:lang w:val="fr-FR" w:eastAsia="fr-FR"/>
                </w:rPr>
                <w:t>Masaiti</w:t>
              </w:r>
            </w:ins>
          </w:p>
        </w:tc>
      </w:tr>
      <w:tr w:rsidR="00866E41" w:rsidRPr="00866E41" w14:paraId="1CB78608" w14:textId="77777777" w:rsidTr="01736308">
        <w:trPr>
          <w:trHeight w:val="288"/>
          <w:ins w:id="514" w:author="Homberg van den, Marc" w:date="2018-12-06T12:25:00Z"/>
          <w:trPrChange w:id="515"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516"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D86EFAF" w14:textId="77777777" w:rsidR="00866E41" w:rsidRPr="00866E41" w:rsidRDefault="00866E41" w:rsidP="00866E41">
            <w:pPr>
              <w:spacing w:after="0" w:line="240" w:lineRule="auto"/>
              <w:rPr>
                <w:ins w:id="517" w:author="Homberg van den, Marc" w:date="2018-12-06T12:25:00Z"/>
                <w:rFonts w:ascii="Calibri" w:hAnsi="Calibri" w:cs="Calibri"/>
                <w:color w:val="000000"/>
                <w:lang w:val="fr-FR" w:eastAsia="fr-FR"/>
              </w:rPr>
            </w:pPr>
            <w:ins w:id="518"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519"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1CA5F16E" w14:textId="77777777" w:rsidR="00866E41" w:rsidRPr="00866E41" w:rsidRDefault="00866E41" w:rsidP="00866E41">
            <w:pPr>
              <w:spacing w:after="0" w:line="240" w:lineRule="auto"/>
              <w:rPr>
                <w:ins w:id="520" w:author="Homberg van den, Marc" w:date="2018-12-06T12:25:00Z"/>
                <w:rFonts w:ascii="Calibri" w:hAnsi="Calibri" w:cs="Calibri"/>
                <w:color w:val="000000"/>
                <w:lang w:val="fr-FR" w:eastAsia="fr-FR"/>
              </w:rPr>
            </w:pPr>
            <w:ins w:id="521"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522"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252BCF2C" w14:textId="77777777" w:rsidR="00866E41" w:rsidRPr="00866E41" w:rsidRDefault="00866E41" w:rsidP="00866E41">
            <w:pPr>
              <w:spacing w:after="0" w:line="240" w:lineRule="auto"/>
              <w:rPr>
                <w:ins w:id="523" w:author="Homberg van den, Marc" w:date="2018-12-06T12:25:00Z"/>
                <w:rFonts w:ascii="Calibri" w:hAnsi="Calibri" w:cs="Calibri"/>
                <w:color w:val="000000"/>
                <w:lang w:val="fr-FR" w:eastAsia="fr-FR"/>
              </w:rPr>
            </w:pPr>
            <w:ins w:id="524" w:author="Homberg van den, Marc" w:date="2018-12-06T12:25:00Z">
              <w:r w:rsidRPr="00866E41">
                <w:rPr>
                  <w:rFonts w:ascii="Calibri" w:hAnsi="Calibri" w:cs="Calibri"/>
                  <w:color w:val="000000"/>
                  <w:lang w:val="fr-FR" w:eastAsia="fr-FR"/>
                </w:rPr>
                <w:t>Chambeshi</w:t>
              </w:r>
            </w:ins>
          </w:p>
        </w:tc>
      </w:tr>
      <w:tr w:rsidR="00866E41" w:rsidRPr="00866E41" w14:paraId="1D38FF4E" w14:textId="77777777" w:rsidTr="01736308">
        <w:trPr>
          <w:trHeight w:val="288"/>
          <w:ins w:id="525" w:author="Homberg van den, Marc" w:date="2018-12-06T12:25:00Z"/>
          <w:trPrChange w:id="526"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527"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79D997A" w14:textId="77777777" w:rsidR="00866E41" w:rsidRPr="00866E41" w:rsidRDefault="00866E41" w:rsidP="00866E41">
            <w:pPr>
              <w:spacing w:after="0" w:line="240" w:lineRule="auto"/>
              <w:rPr>
                <w:ins w:id="528" w:author="Homberg van den, Marc" w:date="2018-12-06T12:25:00Z"/>
                <w:rFonts w:ascii="Calibri" w:hAnsi="Calibri" w:cs="Calibri"/>
                <w:color w:val="000000"/>
                <w:lang w:val="fr-FR" w:eastAsia="fr-FR"/>
              </w:rPr>
            </w:pPr>
            <w:ins w:id="529"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530"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0415BC7C" w14:textId="77777777" w:rsidR="00866E41" w:rsidRPr="00866E41" w:rsidRDefault="00866E41" w:rsidP="00866E41">
            <w:pPr>
              <w:spacing w:after="0" w:line="240" w:lineRule="auto"/>
              <w:rPr>
                <w:ins w:id="531" w:author="Homberg van den, Marc" w:date="2018-12-06T12:25:00Z"/>
                <w:rFonts w:ascii="Calibri" w:hAnsi="Calibri" w:cs="Calibri"/>
                <w:color w:val="000000"/>
                <w:lang w:val="fr-FR" w:eastAsia="fr-FR"/>
              </w:rPr>
            </w:pPr>
            <w:ins w:id="532"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533"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50EC8862" w14:textId="77777777" w:rsidR="00866E41" w:rsidRPr="00866E41" w:rsidRDefault="00866E41" w:rsidP="00866E41">
            <w:pPr>
              <w:spacing w:after="0" w:line="240" w:lineRule="auto"/>
              <w:rPr>
                <w:ins w:id="534" w:author="Homberg van den, Marc" w:date="2018-12-06T12:25:00Z"/>
                <w:rFonts w:ascii="Calibri" w:hAnsi="Calibri" w:cs="Calibri"/>
                <w:color w:val="000000"/>
                <w:lang w:val="fr-FR" w:eastAsia="fr-FR"/>
              </w:rPr>
            </w:pPr>
            <w:ins w:id="535" w:author="Homberg van den, Marc" w:date="2018-12-06T12:25:00Z">
              <w:r w:rsidRPr="00866E41">
                <w:rPr>
                  <w:rFonts w:ascii="Calibri" w:hAnsi="Calibri" w:cs="Calibri"/>
                  <w:color w:val="000000"/>
                  <w:lang w:val="fr-FR" w:eastAsia="fr-FR"/>
                </w:rPr>
                <w:t> </w:t>
              </w:r>
            </w:ins>
          </w:p>
        </w:tc>
      </w:tr>
      <w:tr w:rsidR="00866E41" w:rsidRPr="00866E41" w14:paraId="2DD18638" w14:textId="77777777" w:rsidTr="01736308">
        <w:trPr>
          <w:trHeight w:val="288"/>
          <w:ins w:id="536" w:author="Homberg van den, Marc" w:date="2018-12-06T12:25:00Z"/>
          <w:trPrChange w:id="537"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538"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EA715CC" w14:textId="77777777" w:rsidR="00866E41" w:rsidRPr="00866E41" w:rsidRDefault="00866E41" w:rsidP="00866E41">
            <w:pPr>
              <w:spacing w:after="0" w:line="240" w:lineRule="auto"/>
              <w:jc w:val="right"/>
              <w:rPr>
                <w:ins w:id="539" w:author="Homberg van den, Marc" w:date="2018-12-06T12:25:00Z"/>
                <w:rFonts w:ascii="Calibri" w:hAnsi="Calibri" w:cs="Calibri"/>
                <w:color w:val="000000"/>
                <w:lang w:val="fr-FR" w:eastAsia="fr-FR"/>
              </w:rPr>
            </w:pPr>
            <w:ins w:id="540" w:author="Homberg van den, Marc" w:date="2018-12-06T12:25:00Z">
              <w:r w:rsidRPr="00866E41">
                <w:rPr>
                  <w:rFonts w:ascii="Calibri" w:hAnsi="Calibri" w:cs="Calibri"/>
                  <w:color w:val="000000"/>
                  <w:lang w:val="fr-FR" w:eastAsia="fr-FR"/>
                </w:rPr>
                <w:t>7</w:t>
              </w:r>
            </w:ins>
          </w:p>
        </w:tc>
        <w:tc>
          <w:tcPr>
            <w:tcW w:w="2633" w:type="pct"/>
            <w:tcBorders>
              <w:top w:val="nil"/>
              <w:left w:val="nil"/>
              <w:bottom w:val="single" w:sz="4" w:space="0" w:color="auto"/>
              <w:right w:val="single" w:sz="4" w:space="0" w:color="auto"/>
            </w:tcBorders>
            <w:shd w:val="clear" w:color="auto" w:fill="auto"/>
            <w:noWrap/>
            <w:vAlign w:val="bottom"/>
            <w:hideMark/>
            <w:tcPrChange w:id="541"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5AFC115E" w14:textId="77777777" w:rsidR="00866E41" w:rsidRPr="00866E41" w:rsidRDefault="00866E41" w:rsidP="00866E41">
            <w:pPr>
              <w:spacing w:after="0" w:line="240" w:lineRule="auto"/>
              <w:rPr>
                <w:ins w:id="542" w:author="Homberg van den, Marc" w:date="2018-12-06T12:25:00Z"/>
                <w:rFonts w:ascii="Calibri" w:hAnsi="Calibri" w:cs="Calibri"/>
                <w:color w:val="000000"/>
                <w:lang w:val="fr-FR" w:eastAsia="fr-FR"/>
              </w:rPr>
            </w:pPr>
            <w:ins w:id="543" w:author="Homberg van den, Marc" w:date="2018-12-06T12:25:00Z">
              <w:r w:rsidRPr="00866E41">
                <w:rPr>
                  <w:rFonts w:ascii="Calibri" w:hAnsi="Calibri" w:cs="Calibri"/>
                  <w:color w:val="000000"/>
                  <w:lang w:val="fr-FR" w:eastAsia="fr-FR"/>
                </w:rPr>
                <w:t xml:space="preserve">Northern </w:t>
              </w:r>
            </w:ins>
          </w:p>
        </w:tc>
        <w:tc>
          <w:tcPr>
            <w:tcW w:w="1458" w:type="pct"/>
            <w:tcBorders>
              <w:top w:val="nil"/>
              <w:left w:val="nil"/>
              <w:bottom w:val="single" w:sz="4" w:space="0" w:color="auto"/>
              <w:right w:val="single" w:sz="4" w:space="0" w:color="auto"/>
            </w:tcBorders>
            <w:shd w:val="clear" w:color="auto" w:fill="auto"/>
            <w:noWrap/>
            <w:vAlign w:val="bottom"/>
            <w:hideMark/>
            <w:tcPrChange w:id="544"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13333052" w14:textId="77777777" w:rsidR="00866E41" w:rsidRPr="00866E41" w:rsidRDefault="00866E41" w:rsidP="00866E41">
            <w:pPr>
              <w:spacing w:after="0" w:line="240" w:lineRule="auto"/>
              <w:rPr>
                <w:ins w:id="545" w:author="Homberg van den, Marc" w:date="2018-12-06T12:25:00Z"/>
                <w:rFonts w:ascii="Calibri" w:hAnsi="Calibri" w:cs="Calibri"/>
                <w:color w:val="000000"/>
                <w:lang w:val="fr-FR" w:eastAsia="fr-FR"/>
              </w:rPr>
            </w:pPr>
            <w:ins w:id="546" w:author="Homberg van den, Marc" w:date="2018-12-06T12:25:00Z">
              <w:r w:rsidRPr="00866E41">
                <w:rPr>
                  <w:rFonts w:ascii="Calibri" w:hAnsi="Calibri" w:cs="Calibri"/>
                  <w:color w:val="000000"/>
                  <w:lang w:val="fr-FR" w:eastAsia="fr-FR"/>
                </w:rPr>
                <w:t>Mpulungu</w:t>
              </w:r>
            </w:ins>
          </w:p>
        </w:tc>
      </w:tr>
      <w:tr w:rsidR="00866E41" w:rsidRPr="00866E41" w14:paraId="14FD0518" w14:textId="77777777" w:rsidTr="01736308">
        <w:trPr>
          <w:trHeight w:val="288"/>
          <w:ins w:id="547" w:author="Homberg van den, Marc" w:date="2018-12-06T12:25:00Z"/>
          <w:trPrChange w:id="548"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549"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A16D04F" w14:textId="77777777" w:rsidR="00866E41" w:rsidRPr="00866E41" w:rsidRDefault="00866E41" w:rsidP="00866E41">
            <w:pPr>
              <w:spacing w:after="0" w:line="240" w:lineRule="auto"/>
              <w:rPr>
                <w:ins w:id="550" w:author="Homberg van den, Marc" w:date="2018-12-06T12:25:00Z"/>
                <w:rFonts w:ascii="Calibri" w:hAnsi="Calibri" w:cs="Calibri"/>
                <w:color w:val="000000"/>
                <w:lang w:val="fr-FR" w:eastAsia="fr-FR"/>
              </w:rPr>
            </w:pPr>
            <w:ins w:id="551"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552"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384248DB" w14:textId="77777777" w:rsidR="00866E41" w:rsidRPr="00866E41" w:rsidRDefault="00866E41" w:rsidP="00866E41">
            <w:pPr>
              <w:spacing w:after="0" w:line="240" w:lineRule="auto"/>
              <w:rPr>
                <w:ins w:id="553" w:author="Homberg van den, Marc" w:date="2018-12-06T12:25:00Z"/>
                <w:rFonts w:ascii="Calibri" w:hAnsi="Calibri" w:cs="Calibri"/>
                <w:color w:val="000000"/>
                <w:lang w:val="fr-FR" w:eastAsia="fr-FR"/>
              </w:rPr>
            </w:pPr>
            <w:ins w:id="554"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555"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61F1D173" w14:textId="77777777" w:rsidR="00866E41" w:rsidRPr="00866E41" w:rsidRDefault="00866E41" w:rsidP="00866E41">
            <w:pPr>
              <w:spacing w:after="0" w:line="240" w:lineRule="auto"/>
              <w:rPr>
                <w:ins w:id="556" w:author="Homberg van den, Marc" w:date="2018-12-06T12:25:00Z"/>
                <w:rFonts w:ascii="Calibri" w:hAnsi="Calibri" w:cs="Calibri"/>
                <w:color w:val="000000"/>
                <w:lang w:val="fr-FR" w:eastAsia="fr-FR"/>
              </w:rPr>
            </w:pPr>
            <w:ins w:id="557" w:author="Homberg van den, Marc" w:date="2018-12-06T12:25:00Z">
              <w:r w:rsidRPr="00866E41">
                <w:rPr>
                  <w:rFonts w:ascii="Calibri" w:hAnsi="Calibri" w:cs="Calibri"/>
                  <w:color w:val="000000"/>
                  <w:lang w:val="fr-FR" w:eastAsia="fr-FR"/>
                </w:rPr>
                <w:t>Kasama</w:t>
              </w:r>
            </w:ins>
          </w:p>
        </w:tc>
      </w:tr>
      <w:tr w:rsidR="00866E41" w:rsidRPr="00866E41" w14:paraId="5C6CC6DE" w14:textId="77777777" w:rsidTr="01736308">
        <w:trPr>
          <w:trHeight w:val="288"/>
          <w:ins w:id="558" w:author="Homberg van den, Marc" w:date="2018-12-06T12:25:00Z"/>
          <w:trPrChange w:id="559"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560"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9B914CD" w14:textId="77777777" w:rsidR="00866E41" w:rsidRPr="00866E41" w:rsidRDefault="00866E41" w:rsidP="00866E41">
            <w:pPr>
              <w:spacing w:after="0" w:line="240" w:lineRule="auto"/>
              <w:rPr>
                <w:ins w:id="561" w:author="Homberg van den, Marc" w:date="2018-12-06T12:25:00Z"/>
                <w:rFonts w:ascii="Calibri" w:hAnsi="Calibri" w:cs="Calibri"/>
                <w:color w:val="000000"/>
                <w:lang w:val="fr-FR" w:eastAsia="fr-FR"/>
              </w:rPr>
            </w:pPr>
            <w:ins w:id="562"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563"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5C5FE752" w14:textId="77777777" w:rsidR="00866E41" w:rsidRPr="00866E41" w:rsidRDefault="00866E41" w:rsidP="00866E41">
            <w:pPr>
              <w:spacing w:after="0" w:line="240" w:lineRule="auto"/>
              <w:rPr>
                <w:ins w:id="564" w:author="Homberg van den, Marc" w:date="2018-12-06T12:25:00Z"/>
                <w:rFonts w:ascii="Calibri" w:hAnsi="Calibri" w:cs="Calibri"/>
                <w:color w:val="000000"/>
                <w:lang w:val="fr-FR" w:eastAsia="fr-FR"/>
              </w:rPr>
            </w:pPr>
            <w:ins w:id="565"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566"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663A0F60" w14:textId="77777777" w:rsidR="00866E41" w:rsidRPr="00866E41" w:rsidRDefault="00866E41" w:rsidP="00866E41">
            <w:pPr>
              <w:spacing w:after="0" w:line="240" w:lineRule="auto"/>
              <w:rPr>
                <w:ins w:id="567" w:author="Homberg van den, Marc" w:date="2018-12-06T12:25:00Z"/>
                <w:rFonts w:ascii="Calibri" w:hAnsi="Calibri" w:cs="Calibri"/>
                <w:color w:val="000000"/>
                <w:lang w:val="fr-FR" w:eastAsia="fr-FR"/>
              </w:rPr>
            </w:pPr>
            <w:ins w:id="568" w:author="Homberg van den, Marc" w:date="2018-12-06T12:25:00Z">
              <w:r w:rsidRPr="00866E41">
                <w:rPr>
                  <w:rFonts w:ascii="Calibri" w:hAnsi="Calibri" w:cs="Calibri"/>
                  <w:color w:val="000000"/>
                  <w:lang w:val="fr-FR" w:eastAsia="fr-FR"/>
                </w:rPr>
                <w:t>Mpika</w:t>
              </w:r>
            </w:ins>
          </w:p>
        </w:tc>
      </w:tr>
      <w:tr w:rsidR="00866E41" w:rsidRPr="00866E41" w14:paraId="4A465932" w14:textId="77777777" w:rsidTr="01736308">
        <w:trPr>
          <w:trHeight w:val="288"/>
          <w:ins w:id="569" w:author="Homberg van den, Marc" w:date="2018-12-06T12:25:00Z"/>
          <w:trPrChange w:id="570"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571"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4160931" w14:textId="77777777" w:rsidR="00866E41" w:rsidRPr="00866E41" w:rsidRDefault="00866E41" w:rsidP="00866E41">
            <w:pPr>
              <w:spacing w:after="0" w:line="240" w:lineRule="auto"/>
              <w:rPr>
                <w:ins w:id="572" w:author="Homberg van den, Marc" w:date="2018-12-06T12:25:00Z"/>
                <w:rFonts w:ascii="Calibri" w:hAnsi="Calibri" w:cs="Calibri"/>
                <w:color w:val="000000"/>
                <w:lang w:val="fr-FR" w:eastAsia="fr-FR"/>
              </w:rPr>
            </w:pPr>
            <w:ins w:id="573"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574"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6C6B6EC5" w14:textId="77777777" w:rsidR="00866E41" w:rsidRPr="00866E41" w:rsidRDefault="00866E41" w:rsidP="00866E41">
            <w:pPr>
              <w:spacing w:after="0" w:line="240" w:lineRule="auto"/>
              <w:rPr>
                <w:ins w:id="575" w:author="Homberg van den, Marc" w:date="2018-12-06T12:25:00Z"/>
                <w:rFonts w:ascii="Calibri" w:hAnsi="Calibri" w:cs="Calibri"/>
                <w:color w:val="000000"/>
                <w:lang w:val="fr-FR" w:eastAsia="fr-FR"/>
              </w:rPr>
            </w:pPr>
            <w:ins w:id="576"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577"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708570D4" w14:textId="77777777" w:rsidR="00866E41" w:rsidRPr="00866E41" w:rsidRDefault="00866E41" w:rsidP="00866E41">
            <w:pPr>
              <w:spacing w:after="0" w:line="240" w:lineRule="auto"/>
              <w:rPr>
                <w:ins w:id="578" w:author="Homberg van den, Marc" w:date="2018-12-06T12:25:00Z"/>
                <w:rFonts w:ascii="Calibri" w:hAnsi="Calibri" w:cs="Calibri"/>
                <w:color w:val="000000"/>
                <w:lang w:val="fr-FR" w:eastAsia="fr-FR"/>
              </w:rPr>
            </w:pPr>
            <w:ins w:id="579" w:author="Homberg van den, Marc" w:date="2018-12-06T12:25:00Z">
              <w:r w:rsidRPr="00866E41">
                <w:rPr>
                  <w:rFonts w:ascii="Calibri" w:hAnsi="Calibri" w:cs="Calibri"/>
                  <w:color w:val="000000"/>
                  <w:lang w:val="fr-FR" w:eastAsia="fr-FR"/>
                </w:rPr>
                <w:t> </w:t>
              </w:r>
            </w:ins>
          </w:p>
        </w:tc>
      </w:tr>
      <w:tr w:rsidR="00866E41" w:rsidRPr="00866E41" w14:paraId="7455359D" w14:textId="77777777" w:rsidTr="01736308">
        <w:trPr>
          <w:trHeight w:val="288"/>
          <w:ins w:id="580" w:author="Homberg van den, Marc" w:date="2018-12-06T12:25:00Z"/>
          <w:trPrChange w:id="581"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582"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7D8A776" w14:textId="77777777" w:rsidR="00866E41" w:rsidRPr="00866E41" w:rsidRDefault="00866E41" w:rsidP="00866E41">
            <w:pPr>
              <w:spacing w:after="0" w:line="240" w:lineRule="auto"/>
              <w:rPr>
                <w:ins w:id="583" w:author="Homberg van den, Marc" w:date="2018-12-06T12:25:00Z"/>
                <w:rFonts w:ascii="Calibri" w:hAnsi="Calibri" w:cs="Calibri"/>
                <w:color w:val="000000"/>
                <w:lang w:val="fr-FR" w:eastAsia="fr-FR"/>
              </w:rPr>
            </w:pPr>
            <w:ins w:id="584"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585"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1D9D1A9C" w14:textId="77777777" w:rsidR="00866E41" w:rsidRPr="00866E41" w:rsidRDefault="00866E41" w:rsidP="00866E41">
            <w:pPr>
              <w:spacing w:after="0" w:line="240" w:lineRule="auto"/>
              <w:rPr>
                <w:ins w:id="586" w:author="Homberg van den, Marc" w:date="2018-12-06T12:25:00Z"/>
                <w:rFonts w:ascii="Calibri" w:hAnsi="Calibri" w:cs="Calibri"/>
                <w:color w:val="000000"/>
                <w:lang w:val="fr-FR" w:eastAsia="fr-FR"/>
              </w:rPr>
            </w:pPr>
            <w:ins w:id="587"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588"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2F1283C0" w14:textId="77777777" w:rsidR="00866E41" w:rsidRPr="00866E41" w:rsidRDefault="00866E41" w:rsidP="00866E41">
            <w:pPr>
              <w:spacing w:after="0" w:line="240" w:lineRule="auto"/>
              <w:rPr>
                <w:ins w:id="589" w:author="Homberg van den, Marc" w:date="2018-12-06T12:25:00Z"/>
                <w:rFonts w:ascii="Calibri" w:hAnsi="Calibri" w:cs="Calibri"/>
                <w:color w:val="000000"/>
                <w:lang w:val="fr-FR" w:eastAsia="fr-FR"/>
              </w:rPr>
            </w:pPr>
            <w:ins w:id="590" w:author="Homberg van den, Marc" w:date="2018-12-06T12:25:00Z">
              <w:r w:rsidRPr="00866E41">
                <w:rPr>
                  <w:rFonts w:ascii="Calibri" w:hAnsi="Calibri" w:cs="Calibri"/>
                  <w:color w:val="000000"/>
                  <w:lang w:val="fr-FR" w:eastAsia="fr-FR"/>
                </w:rPr>
                <w:t> </w:t>
              </w:r>
            </w:ins>
          </w:p>
        </w:tc>
      </w:tr>
      <w:tr w:rsidR="00866E41" w:rsidRPr="00866E41" w14:paraId="41581B12" w14:textId="77777777" w:rsidTr="01736308">
        <w:trPr>
          <w:trHeight w:val="288"/>
          <w:ins w:id="591" w:author="Homberg van den, Marc" w:date="2018-12-06T12:25:00Z"/>
          <w:trPrChange w:id="592"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593"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3F6B236" w14:textId="77777777" w:rsidR="00866E41" w:rsidRPr="00866E41" w:rsidRDefault="00866E41" w:rsidP="00866E41">
            <w:pPr>
              <w:spacing w:after="0" w:line="240" w:lineRule="auto"/>
              <w:jc w:val="right"/>
              <w:rPr>
                <w:ins w:id="594" w:author="Homberg van den, Marc" w:date="2018-12-06T12:25:00Z"/>
                <w:rFonts w:ascii="Calibri" w:hAnsi="Calibri" w:cs="Calibri"/>
                <w:color w:val="000000"/>
                <w:lang w:val="fr-FR" w:eastAsia="fr-FR"/>
              </w:rPr>
            </w:pPr>
            <w:ins w:id="595" w:author="Homberg van den, Marc" w:date="2018-12-06T12:25:00Z">
              <w:r w:rsidRPr="00866E41">
                <w:rPr>
                  <w:rFonts w:ascii="Calibri" w:hAnsi="Calibri" w:cs="Calibri"/>
                  <w:color w:val="000000"/>
                  <w:lang w:val="fr-FR" w:eastAsia="fr-FR"/>
                </w:rPr>
                <w:t>8</w:t>
              </w:r>
            </w:ins>
          </w:p>
        </w:tc>
        <w:tc>
          <w:tcPr>
            <w:tcW w:w="2633" w:type="pct"/>
            <w:tcBorders>
              <w:top w:val="nil"/>
              <w:left w:val="nil"/>
              <w:bottom w:val="single" w:sz="4" w:space="0" w:color="auto"/>
              <w:right w:val="single" w:sz="4" w:space="0" w:color="auto"/>
            </w:tcBorders>
            <w:shd w:val="clear" w:color="auto" w:fill="auto"/>
            <w:noWrap/>
            <w:vAlign w:val="bottom"/>
            <w:hideMark/>
            <w:tcPrChange w:id="596"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2A1F83EE" w14:textId="77777777" w:rsidR="00866E41" w:rsidRPr="00866E41" w:rsidRDefault="00866E41" w:rsidP="00866E41">
            <w:pPr>
              <w:spacing w:after="0" w:line="240" w:lineRule="auto"/>
              <w:rPr>
                <w:ins w:id="597" w:author="Homberg van den, Marc" w:date="2018-12-06T12:25:00Z"/>
                <w:rFonts w:ascii="Calibri" w:hAnsi="Calibri" w:cs="Calibri"/>
                <w:color w:val="000000"/>
                <w:lang w:val="fr-FR" w:eastAsia="fr-FR"/>
              </w:rPr>
            </w:pPr>
            <w:ins w:id="598" w:author="Homberg van den, Marc" w:date="2018-12-06T12:25:00Z">
              <w:r w:rsidRPr="00866E41">
                <w:rPr>
                  <w:rFonts w:ascii="Calibri" w:hAnsi="Calibri" w:cs="Calibri"/>
                  <w:color w:val="000000"/>
                  <w:lang w:val="fr-FR" w:eastAsia="fr-FR"/>
                </w:rPr>
                <w:t>Luapula</w:t>
              </w:r>
            </w:ins>
          </w:p>
        </w:tc>
        <w:tc>
          <w:tcPr>
            <w:tcW w:w="1458" w:type="pct"/>
            <w:tcBorders>
              <w:top w:val="nil"/>
              <w:left w:val="nil"/>
              <w:bottom w:val="single" w:sz="4" w:space="0" w:color="auto"/>
              <w:right w:val="single" w:sz="4" w:space="0" w:color="auto"/>
            </w:tcBorders>
            <w:shd w:val="clear" w:color="auto" w:fill="auto"/>
            <w:noWrap/>
            <w:vAlign w:val="bottom"/>
            <w:hideMark/>
            <w:tcPrChange w:id="599"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161511C9" w14:textId="77777777" w:rsidR="00866E41" w:rsidRPr="00866E41" w:rsidRDefault="00866E41" w:rsidP="00866E41">
            <w:pPr>
              <w:spacing w:after="0" w:line="240" w:lineRule="auto"/>
              <w:rPr>
                <w:ins w:id="600" w:author="Homberg van den, Marc" w:date="2018-12-06T12:25:00Z"/>
                <w:rFonts w:ascii="Calibri" w:hAnsi="Calibri" w:cs="Calibri"/>
                <w:color w:val="000000"/>
                <w:lang w:val="fr-FR" w:eastAsia="fr-FR"/>
              </w:rPr>
            </w:pPr>
            <w:ins w:id="601" w:author="Homberg van den, Marc" w:date="2018-12-06T12:25:00Z">
              <w:r w:rsidRPr="00866E41">
                <w:rPr>
                  <w:rFonts w:ascii="Calibri" w:hAnsi="Calibri" w:cs="Calibri"/>
                  <w:color w:val="000000"/>
                  <w:lang w:val="fr-FR" w:eastAsia="fr-FR"/>
                </w:rPr>
                <w:t>Mansa</w:t>
              </w:r>
            </w:ins>
          </w:p>
        </w:tc>
      </w:tr>
      <w:tr w:rsidR="00866E41" w:rsidRPr="00866E41" w14:paraId="7F90760A" w14:textId="77777777" w:rsidTr="01736308">
        <w:trPr>
          <w:trHeight w:val="288"/>
          <w:ins w:id="602" w:author="Homberg van den, Marc" w:date="2018-12-06T12:25:00Z"/>
          <w:trPrChange w:id="603"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604"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C134D37" w14:textId="77777777" w:rsidR="00866E41" w:rsidRPr="00866E41" w:rsidRDefault="00866E41" w:rsidP="00866E41">
            <w:pPr>
              <w:spacing w:after="0" w:line="240" w:lineRule="auto"/>
              <w:rPr>
                <w:ins w:id="605" w:author="Homberg van den, Marc" w:date="2018-12-06T12:25:00Z"/>
                <w:rFonts w:ascii="Calibri" w:hAnsi="Calibri" w:cs="Calibri"/>
                <w:color w:val="000000"/>
                <w:lang w:val="fr-FR" w:eastAsia="fr-FR"/>
              </w:rPr>
            </w:pPr>
            <w:ins w:id="606"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607"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3B86225A" w14:textId="77777777" w:rsidR="00866E41" w:rsidRPr="00866E41" w:rsidRDefault="00866E41" w:rsidP="00866E41">
            <w:pPr>
              <w:spacing w:after="0" w:line="240" w:lineRule="auto"/>
              <w:rPr>
                <w:ins w:id="608" w:author="Homberg van den, Marc" w:date="2018-12-06T12:25:00Z"/>
                <w:rFonts w:ascii="Calibri" w:hAnsi="Calibri" w:cs="Calibri"/>
                <w:color w:val="000000"/>
                <w:lang w:val="fr-FR" w:eastAsia="fr-FR"/>
              </w:rPr>
            </w:pPr>
            <w:ins w:id="609"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610"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23E0BBC7" w14:textId="77777777" w:rsidR="00866E41" w:rsidRPr="00866E41" w:rsidRDefault="00866E41" w:rsidP="00866E41">
            <w:pPr>
              <w:spacing w:after="0" w:line="240" w:lineRule="auto"/>
              <w:rPr>
                <w:ins w:id="611" w:author="Homberg van den, Marc" w:date="2018-12-06T12:25:00Z"/>
                <w:rFonts w:ascii="Calibri" w:hAnsi="Calibri" w:cs="Calibri"/>
                <w:color w:val="000000"/>
                <w:lang w:val="fr-FR" w:eastAsia="fr-FR"/>
              </w:rPr>
            </w:pPr>
            <w:ins w:id="612" w:author="Homberg van den, Marc" w:date="2018-12-06T12:25:00Z">
              <w:r w:rsidRPr="00866E41">
                <w:rPr>
                  <w:rFonts w:ascii="Calibri" w:hAnsi="Calibri" w:cs="Calibri"/>
                  <w:color w:val="000000"/>
                  <w:lang w:val="fr-FR" w:eastAsia="fr-FR"/>
                </w:rPr>
                <w:t>Chembe</w:t>
              </w:r>
            </w:ins>
          </w:p>
        </w:tc>
      </w:tr>
      <w:tr w:rsidR="00866E41" w:rsidRPr="00866E41" w14:paraId="36539DD8" w14:textId="77777777" w:rsidTr="01736308">
        <w:trPr>
          <w:trHeight w:val="288"/>
          <w:ins w:id="613" w:author="Homberg van den, Marc" w:date="2018-12-06T12:25:00Z"/>
          <w:trPrChange w:id="614"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615"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40D590A" w14:textId="77777777" w:rsidR="00866E41" w:rsidRPr="00866E41" w:rsidRDefault="00866E41" w:rsidP="00866E41">
            <w:pPr>
              <w:spacing w:after="0" w:line="240" w:lineRule="auto"/>
              <w:rPr>
                <w:ins w:id="616" w:author="Homberg van den, Marc" w:date="2018-12-06T12:25:00Z"/>
                <w:rFonts w:ascii="Calibri" w:hAnsi="Calibri" w:cs="Calibri"/>
                <w:color w:val="000000"/>
                <w:lang w:val="fr-FR" w:eastAsia="fr-FR"/>
              </w:rPr>
            </w:pPr>
            <w:ins w:id="617"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618"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6F1DB4C3" w14:textId="77777777" w:rsidR="00866E41" w:rsidRPr="00866E41" w:rsidRDefault="00866E41" w:rsidP="00866E41">
            <w:pPr>
              <w:spacing w:after="0" w:line="240" w:lineRule="auto"/>
              <w:rPr>
                <w:ins w:id="619" w:author="Homberg van den, Marc" w:date="2018-12-06T12:25:00Z"/>
                <w:rFonts w:ascii="Calibri" w:hAnsi="Calibri" w:cs="Calibri"/>
                <w:color w:val="000000"/>
                <w:lang w:val="fr-FR" w:eastAsia="fr-FR"/>
              </w:rPr>
            </w:pPr>
            <w:ins w:id="620"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621"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61AC9EC4" w14:textId="77777777" w:rsidR="00866E41" w:rsidRPr="00866E41" w:rsidRDefault="00866E41" w:rsidP="00866E41">
            <w:pPr>
              <w:spacing w:after="0" w:line="240" w:lineRule="auto"/>
              <w:rPr>
                <w:ins w:id="622" w:author="Homberg van den, Marc" w:date="2018-12-06T12:25:00Z"/>
                <w:rFonts w:ascii="Calibri" w:hAnsi="Calibri" w:cs="Calibri"/>
                <w:color w:val="000000"/>
                <w:lang w:val="fr-FR" w:eastAsia="fr-FR"/>
              </w:rPr>
            </w:pPr>
            <w:ins w:id="623" w:author="Homberg van den, Marc" w:date="2018-12-06T12:25:00Z">
              <w:r w:rsidRPr="00866E41">
                <w:rPr>
                  <w:rFonts w:ascii="Calibri" w:hAnsi="Calibri" w:cs="Calibri"/>
                  <w:color w:val="000000"/>
                  <w:lang w:val="fr-FR" w:eastAsia="fr-FR"/>
                </w:rPr>
                <w:t>Kawambwa</w:t>
              </w:r>
            </w:ins>
          </w:p>
        </w:tc>
      </w:tr>
      <w:tr w:rsidR="00866E41" w:rsidRPr="00866E41" w14:paraId="24691DC7" w14:textId="77777777" w:rsidTr="01736308">
        <w:trPr>
          <w:trHeight w:val="288"/>
          <w:ins w:id="624" w:author="Homberg van den, Marc" w:date="2018-12-06T12:25:00Z"/>
          <w:trPrChange w:id="625"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626"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0DB3CBD" w14:textId="77777777" w:rsidR="00866E41" w:rsidRPr="00866E41" w:rsidRDefault="00866E41" w:rsidP="00866E41">
            <w:pPr>
              <w:spacing w:after="0" w:line="240" w:lineRule="auto"/>
              <w:rPr>
                <w:ins w:id="627" w:author="Homberg van den, Marc" w:date="2018-12-06T12:25:00Z"/>
                <w:rFonts w:ascii="Calibri" w:hAnsi="Calibri" w:cs="Calibri"/>
                <w:color w:val="000000"/>
                <w:lang w:val="fr-FR" w:eastAsia="fr-FR"/>
              </w:rPr>
            </w:pPr>
            <w:ins w:id="628"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629"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35B5ED43" w14:textId="77777777" w:rsidR="00866E41" w:rsidRPr="00866E41" w:rsidRDefault="00866E41" w:rsidP="00866E41">
            <w:pPr>
              <w:spacing w:after="0" w:line="240" w:lineRule="auto"/>
              <w:rPr>
                <w:ins w:id="630" w:author="Homberg van den, Marc" w:date="2018-12-06T12:25:00Z"/>
                <w:rFonts w:ascii="Calibri" w:hAnsi="Calibri" w:cs="Calibri"/>
                <w:color w:val="000000"/>
                <w:lang w:val="fr-FR" w:eastAsia="fr-FR"/>
              </w:rPr>
            </w:pPr>
            <w:ins w:id="631"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632"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1F5BEB93" w14:textId="77777777" w:rsidR="00866E41" w:rsidRPr="00866E41" w:rsidRDefault="00866E41" w:rsidP="00866E41">
            <w:pPr>
              <w:spacing w:after="0" w:line="240" w:lineRule="auto"/>
              <w:rPr>
                <w:ins w:id="633" w:author="Homberg van den, Marc" w:date="2018-12-06T12:25:00Z"/>
                <w:rFonts w:ascii="Calibri" w:hAnsi="Calibri" w:cs="Calibri"/>
                <w:color w:val="000000"/>
                <w:lang w:val="fr-FR" w:eastAsia="fr-FR"/>
              </w:rPr>
            </w:pPr>
            <w:ins w:id="634" w:author="Homberg van den, Marc" w:date="2018-12-06T12:25:00Z">
              <w:r w:rsidRPr="00866E41">
                <w:rPr>
                  <w:rFonts w:ascii="Calibri" w:hAnsi="Calibri" w:cs="Calibri"/>
                  <w:color w:val="000000"/>
                  <w:lang w:val="fr-FR" w:eastAsia="fr-FR"/>
                </w:rPr>
                <w:t> </w:t>
              </w:r>
            </w:ins>
          </w:p>
        </w:tc>
      </w:tr>
      <w:tr w:rsidR="00866E41" w:rsidRPr="00866E41" w14:paraId="40DA9573" w14:textId="77777777" w:rsidTr="01736308">
        <w:trPr>
          <w:trHeight w:val="288"/>
          <w:ins w:id="635" w:author="Homberg van den, Marc" w:date="2018-12-06T12:25:00Z"/>
          <w:trPrChange w:id="636"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637"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A817AF" w14:textId="77777777" w:rsidR="00866E41" w:rsidRPr="00866E41" w:rsidRDefault="00866E41" w:rsidP="00866E41">
            <w:pPr>
              <w:spacing w:after="0" w:line="240" w:lineRule="auto"/>
              <w:jc w:val="right"/>
              <w:rPr>
                <w:ins w:id="638" w:author="Homberg van den, Marc" w:date="2018-12-06T12:25:00Z"/>
                <w:rFonts w:ascii="Calibri" w:hAnsi="Calibri" w:cs="Calibri"/>
                <w:color w:val="000000"/>
                <w:lang w:val="fr-FR" w:eastAsia="fr-FR"/>
              </w:rPr>
            </w:pPr>
            <w:ins w:id="639" w:author="Homberg van den, Marc" w:date="2018-12-06T12:25:00Z">
              <w:r w:rsidRPr="00866E41">
                <w:rPr>
                  <w:rFonts w:ascii="Calibri" w:hAnsi="Calibri" w:cs="Calibri"/>
                  <w:color w:val="000000"/>
                  <w:lang w:val="fr-FR" w:eastAsia="fr-FR"/>
                </w:rPr>
                <w:t>9</w:t>
              </w:r>
            </w:ins>
          </w:p>
        </w:tc>
        <w:tc>
          <w:tcPr>
            <w:tcW w:w="2633" w:type="pct"/>
            <w:tcBorders>
              <w:top w:val="nil"/>
              <w:left w:val="nil"/>
              <w:bottom w:val="single" w:sz="4" w:space="0" w:color="auto"/>
              <w:right w:val="single" w:sz="4" w:space="0" w:color="auto"/>
            </w:tcBorders>
            <w:shd w:val="clear" w:color="auto" w:fill="auto"/>
            <w:noWrap/>
            <w:vAlign w:val="bottom"/>
            <w:hideMark/>
            <w:tcPrChange w:id="640"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1EA17DDA" w14:textId="77777777" w:rsidR="00866E41" w:rsidRPr="00866E41" w:rsidRDefault="00866E41" w:rsidP="00866E41">
            <w:pPr>
              <w:spacing w:after="0" w:line="240" w:lineRule="auto"/>
              <w:rPr>
                <w:ins w:id="641" w:author="Homberg van den, Marc" w:date="2018-12-06T12:25:00Z"/>
                <w:rFonts w:ascii="Calibri" w:hAnsi="Calibri" w:cs="Calibri"/>
                <w:color w:val="000000"/>
                <w:lang w:val="fr-FR" w:eastAsia="fr-FR"/>
              </w:rPr>
            </w:pPr>
            <w:ins w:id="642" w:author="Homberg van den, Marc" w:date="2018-12-06T12:25:00Z">
              <w:r w:rsidRPr="00866E41">
                <w:rPr>
                  <w:rFonts w:ascii="Calibri" w:hAnsi="Calibri" w:cs="Calibri"/>
                  <w:color w:val="000000"/>
                  <w:lang w:val="fr-FR" w:eastAsia="fr-FR"/>
                </w:rPr>
                <w:t>Muchinga</w:t>
              </w:r>
            </w:ins>
          </w:p>
        </w:tc>
        <w:tc>
          <w:tcPr>
            <w:tcW w:w="1458" w:type="pct"/>
            <w:tcBorders>
              <w:top w:val="nil"/>
              <w:left w:val="nil"/>
              <w:bottom w:val="single" w:sz="4" w:space="0" w:color="auto"/>
              <w:right w:val="single" w:sz="4" w:space="0" w:color="auto"/>
            </w:tcBorders>
            <w:shd w:val="clear" w:color="auto" w:fill="auto"/>
            <w:noWrap/>
            <w:vAlign w:val="bottom"/>
            <w:hideMark/>
            <w:tcPrChange w:id="643"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3465CF9D" w14:textId="77777777" w:rsidR="00866E41" w:rsidRPr="00866E41" w:rsidRDefault="00866E41" w:rsidP="00866E41">
            <w:pPr>
              <w:spacing w:after="0" w:line="240" w:lineRule="auto"/>
              <w:rPr>
                <w:ins w:id="644" w:author="Homberg van den, Marc" w:date="2018-12-06T12:25:00Z"/>
                <w:rFonts w:ascii="Calibri" w:hAnsi="Calibri" w:cs="Calibri"/>
                <w:color w:val="000000"/>
                <w:lang w:val="fr-FR" w:eastAsia="fr-FR"/>
              </w:rPr>
            </w:pPr>
            <w:ins w:id="645" w:author="Homberg van den, Marc" w:date="2018-12-06T12:25:00Z">
              <w:r w:rsidRPr="00866E41">
                <w:rPr>
                  <w:rFonts w:ascii="Calibri" w:hAnsi="Calibri" w:cs="Calibri"/>
                  <w:color w:val="000000"/>
                  <w:lang w:val="fr-FR" w:eastAsia="fr-FR"/>
                </w:rPr>
                <w:t>Chinsali</w:t>
              </w:r>
            </w:ins>
          </w:p>
        </w:tc>
      </w:tr>
      <w:tr w:rsidR="00866E41" w:rsidRPr="00866E41" w14:paraId="7B77D352" w14:textId="77777777" w:rsidTr="01736308">
        <w:trPr>
          <w:trHeight w:val="288"/>
          <w:ins w:id="646" w:author="Homberg van den, Marc" w:date="2018-12-06T12:25:00Z"/>
          <w:trPrChange w:id="647"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648"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CA42755" w14:textId="77777777" w:rsidR="00866E41" w:rsidRPr="00866E41" w:rsidRDefault="00866E41" w:rsidP="00866E41">
            <w:pPr>
              <w:spacing w:after="0" w:line="240" w:lineRule="auto"/>
              <w:rPr>
                <w:ins w:id="649" w:author="Homberg van den, Marc" w:date="2018-12-06T12:25:00Z"/>
                <w:rFonts w:ascii="Calibri" w:hAnsi="Calibri" w:cs="Calibri"/>
                <w:color w:val="000000"/>
                <w:lang w:val="fr-FR" w:eastAsia="fr-FR"/>
              </w:rPr>
            </w:pPr>
            <w:ins w:id="650"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651"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6085B773" w14:textId="77777777" w:rsidR="00866E41" w:rsidRPr="00866E41" w:rsidRDefault="00866E41" w:rsidP="00866E41">
            <w:pPr>
              <w:spacing w:after="0" w:line="240" w:lineRule="auto"/>
              <w:rPr>
                <w:ins w:id="652" w:author="Homberg van den, Marc" w:date="2018-12-06T12:25:00Z"/>
                <w:rFonts w:ascii="Calibri" w:hAnsi="Calibri" w:cs="Calibri"/>
                <w:color w:val="000000"/>
                <w:lang w:val="fr-FR" w:eastAsia="fr-FR"/>
              </w:rPr>
            </w:pPr>
            <w:ins w:id="653"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654"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04DBB33D" w14:textId="77777777" w:rsidR="00866E41" w:rsidRPr="00866E41" w:rsidRDefault="00866E41" w:rsidP="00866E41">
            <w:pPr>
              <w:spacing w:after="0" w:line="240" w:lineRule="auto"/>
              <w:rPr>
                <w:ins w:id="655" w:author="Homberg van den, Marc" w:date="2018-12-06T12:25:00Z"/>
                <w:rFonts w:ascii="Calibri" w:hAnsi="Calibri" w:cs="Calibri"/>
                <w:color w:val="000000"/>
                <w:lang w:val="fr-FR" w:eastAsia="fr-FR"/>
              </w:rPr>
            </w:pPr>
            <w:ins w:id="656" w:author="Homberg van den, Marc" w:date="2018-12-06T12:25:00Z">
              <w:r w:rsidRPr="00866E41">
                <w:rPr>
                  <w:rFonts w:ascii="Calibri" w:hAnsi="Calibri" w:cs="Calibri"/>
                  <w:color w:val="000000"/>
                  <w:lang w:val="fr-FR" w:eastAsia="fr-FR"/>
                </w:rPr>
                <w:t>Nakonde</w:t>
              </w:r>
            </w:ins>
          </w:p>
        </w:tc>
      </w:tr>
      <w:tr w:rsidR="00866E41" w:rsidRPr="00866E41" w14:paraId="1B0C07F2" w14:textId="77777777" w:rsidTr="01736308">
        <w:trPr>
          <w:trHeight w:val="288"/>
          <w:ins w:id="657" w:author="Homberg van den, Marc" w:date="2018-12-06T12:25:00Z"/>
          <w:trPrChange w:id="658"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659"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EF2D86A" w14:textId="77777777" w:rsidR="00866E41" w:rsidRPr="00866E41" w:rsidRDefault="00866E41" w:rsidP="00866E41">
            <w:pPr>
              <w:spacing w:after="0" w:line="240" w:lineRule="auto"/>
              <w:rPr>
                <w:ins w:id="660" w:author="Homberg van den, Marc" w:date="2018-12-06T12:25:00Z"/>
                <w:rFonts w:ascii="Calibri" w:hAnsi="Calibri" w:cs="Calibri"/>
                <w:color w:val="000000"/>
                <w:lang w:val="fr-FR" w:eastAsia="fr-FR"/>
              </w:rPr>
            </w:pPr>
            <w:ins w:id="661"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662"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05653C71" w14:textId="77777777" w:rsidR="00866E41" w:rsidRPr="00866E41" w:rsidRDefault="00866E41" w:rsidP="00866E41">
            <w:pPr>
              <w:spacing w:after="0" w:line="240" w:lineRule="auto"/>
              <w:rPr>
                <w:ins w:id="663" w:author="Homberg van den, Marc" w:date="2018-12-06T12:25:00Z"/>
                <w:rFonts w:ascii="Calibri" w:hAnsi="Calibri" w:cs="Calibri"/>
                <w:color w:val="000000"/>
                <w:lang w:val="fr-FR" w:eastAsia="fr-FR"/>
              </w:rPr>
            </w:pPr>
            <w:ins w:id="664"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665"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17CC7E0A" w14:textId="77777777" w:rsidR="00866E41" w:rsidRPr="00866E41" w:rsidRDefault="00866E41" w:rsidP="00866E41">
            <w:pPr>
              <w:spacing w:after="0" w:line="240" w:lineRule="auto"/>
              <w:rPr>
                <w:ins w:id="666" w:author="Homberg van den, Marc" w:date="2018-12-06T12:25:00Z"/>
                <w:rFonts w:ascii="Calibri" w:hAnsi="Calibri" w:cs="Calibri"/>
                <w:color w:val="000000"/>
                <w:lang w:val="fr-FR" w:eastAsia="fr-FR"/>
              </w:rPr>
            </w:pPr>
            <w:ins w:id="667" w:author="Homberg van den, Marc" w:date="2018-12-06T12:25:00Z">
              <w:r w:rsidRPr="00866E41">
                <w:rPr>
                  <w:rFonts w:ascii="Calibri" w:hAnsi="Calibri" w:cs="Calibri"/>
                  <w:color w:val="000000"/>
                  <w:lang w:val="fr-FR" w:eastAsia="fr-FR"/>
                </w:rPr>
                <w:t>Chama</w:t>
              </w:r>
            </w:ins>
          </w:p>
        </w:tc>
      </w:tr>
      <w:tr w:rsidR="00866E41" w:rsidRPr="00866E41" w14:paraId="783B859D" w14:textId="77777777" w:rsidTr="01736308">
        <w:trPr>
          <w:trHeight w:val="288"/>
          <w:ins w:id="668" w:author="Homberg van den, Marc" w:date="2018-12-06T12:25:00Z"/>
          <w:trPrChange w:id="669"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670"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7999F3D" w14:textId="77777777" w:rsidR="00866E41" w:rsidRPr="00866E41" w:rsidRDefault="00866E41" w:rsidP="00866E41">
            <w:pPr>
              <w:spacing w:after="0" w:line="240" w:lineRule="auto"/>
              <w:rPr>
                <w:ins w:id="671" w:author="Homberg van den, Marc" w:date="2018-12-06T12:25:00Z"/>
                <w:rFonts w:ascii="Calibri" w:hAnsi="Calibri" w:cs="Calibri"/>
                <w:color w:val="000000"/>
                <w:lang w:val="fr-FR" w:eastAsia="fr-FR"/>
              </w:rPr>
            </w:pPr>
            <w:ins w:id="672"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673"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1B7EB636" w14:textId="77777777" w:rsidR="00866E41" w:rsidRPr="00866E41" w:rsidRDefault="00866E41" w:rsidP="00866E41">
            <w:pPr>
              <w:spacing w:after="0" w:line="240" w:lineRule="auto"/>
              <w:rPr>
                <w:ins w:id="674" w:author="Homberg van den, Marc" w:date="2018-12-06T12:25:00Z"/>
                <w:rFonts w:ascii="Calibri" w:hAnsi="Calibri" w:cs="Calibri"/>
                <w:color w:val="000000"/>
                <w:lang w:val="fr-FR" w:eastAsia="fr-FR"/>
              </w:rPr>
            </w:pPr>
            <w:ins w:id="675"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676"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6721014B" w14:textId="77777777" w:rsidR="00866E41" w:rsidRPr="00866E41" w:rsidRDefault="00866E41" w:rsidP="00866E41">
            <w:pPr>
              <w:spacing w:after="0" w:line="240" w:lineRule="auto"/>
              <w:rPr>
                <w:ins w:id="677" w:author="Homberg van den, Marc" w:date="2018-12-06T12:25:00Z"/>
                <w:rFonts w:ascii="Calibri" w:hAnsi="Calibri" w:cs="Calibri"/>
                <w:color w:val="000000"/>
                <w:lang w:val="fr-FR" w:eastAsia="fr-FR"/>
              </w:rPr>
            </w:pPr>
            <w:ins w:id="678" w:author="Homberg van den, Marc" w:date="2018-12-06T12:25:00Z">
              <w:r w:rsidRPr="00866E41">
                <w:rPr>
                  <w:rFonts w:ascii="Calibri" w:hAnsi="Calibri" w:cs="Calibri"/>
                  <w:color w:val="000000"/>
                  <w:lang w:val="fr-FR" w:eastAsia="fr-FR"/>
                </w:rPr>
                <w:t> </w:t>
              </w:r>
            </w:ins>
          </w:p>
        </w:tc>
      </w:tr>
      <w:tr w:rsidR="00866E41" w:rsidRPr="00866E41" w14:paraId="6157CB27" w14:textId="77777777" w:rsidTr="01736308">
        <w:trPr>
          <w:trHeight w:val="288"/>
          <w:ins w:id="679" w:author="Homberg van den, Marc" w:date="2018-12-06T12:25:00Z"/>
          <w:trPrChange w:id="680"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681"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E81E367" w14:textId="77777777" w:rsidR="00866E41" w:rsidRPr="00866E41" w:rsidRDefault="00866E41" w:rsidP="00866E41">
            <w:pPr>
              <w:spacing w:after="0" w:line="240" w:lineRule="auto"/>
              <w:jc w:val="right"/>
              <w:rPr>
                <w:ins w:id="682" w:author="Homberg van den, Marc" w:date="2018-12-06T12:25:00Z"/>
                <w:rFonts w:ascii="Calibri" w:hAnsi="Calibri" w:cs="Calibri"/>
                <w:color w:val="000000"/>
                <w:lang w:val="fr-FR" w:eastAsia="fr-FR"/>
              </w:rPr>
            </w:pPr>
            <w:ins w:id="683" w:author="Homberg van den, Marc" w:date="2018-12-06T12:25:00Z">
              <w:r w:rsidRPr="00866E41">
                <w:rPr>
                  <w:rFonts w:ascii="Calibri" w:hAnsi="Calibri" w:cs="Calibri"/>
                  <w:color w:val="000000"/>
                  <w:lang w:val="fr-FR" w:eastAsia="fr-FR"/>
                </w:rPr>
                <w:t>10</w:t>
              </w:r>
            </w:ins>
          </w:p>
        </w:tc>
        <w:tc>
          <w:tcPr>
            <w:tcW w:w="2633" w:type="pct"/>
            <w:tcBorders>
              <w:top w:val="nil"/>
              <w:left w:val="nil"/>
              <w:bottom w:val="single" w:sz="4" w:space="0" w:color="auto"/>
              <w:right w:val="single" w:sz="4" w:space="0" w:color="auto"/>
            </w:tcBorders>
            <w:shd w:val="clear" w:color="auto" w:fill="auto"/>
            <w:noWrap/>
            <w:vAlign w:val="bottom"/>
            <w:hideMark/>
            <w:tcPrChange w:id="684"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77FDBA8F" w14:textId="77777777" w:rsidR="00866E41" w:rsidRPr="00866E41" w:rsidRDefault="00866E41" w:rsidP="00866E41">
            <w:pPr>
              <w:spacing w:after="0" w:line="240" w:lineRule="auto"/>
              <w:rPr>
                <w:ins w:id="685" w:author="Homberg van den, Marc" w:date="2018-12-06T12:25:00Z"/>
                <w:rFonts w:ascii="Calibri" w:hAnsi="Calibri" w:cs="Calibri"/>
                <w:color w:val="000000"/>
                <w:lang w:val="fr-FR" w:eastAsia="fr-FR"/>
              </w:rPr>
            </w:pPr>
            <w:ins w:id="686" w:author="Homberg van den, Marc" w:date="2018-12-06T12:25:00Z">
              <w:r w:rsidRPr="00866E41">
                <w:rPr>
                  <w:rFonts w:ascii="Calibri" w:hAnsi="Calibri" w:cs="Calibri"/>
                  <w:color w:val="000000"/>
                  <w:lang w:val="fr-FR" w:eastAsia="fr-FR"/>
                </w:rPr>
                <w:t xml:space="preserve">North Western </w:t>
              </w:r>
            </w:ins>
          </w:p>
        </w:tc>
        <w:tc>
          <w:tcPr>
            <w:tcW w:w="1458" w:type="pct"/>
            <w:tcBorders>
              <w:top w:val="nil"/>
              <w:left w:val="nil"/>
              <w:bottom w:val="single" w:sz="4" w:space="0" w:color="auto"/>
              <w:right w:val="single" w:sz="4" w:space="0" w:color="auto"/>
            </w:tcBorders>
            <w:shd w:val="clear" w:color="auto" w:fill="auto"/>
            <w:noWrap/>
            <w:vAlign w:val="bottom"/>
            <w:hideMark/>
            <w:tcPrChange w:id="687"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5BEAFF7A" w14:textId="77777777" w:rsidR="00866E41" w:rsidRPr="00866E41" w:rsidRDefault="00866E41" w:rsidP="00866E41">
            <w:pPr>
              <w:spacing w:after="0" w:line="240" w:lineRule="auto"/>
              <w:rPr>
                <w:ins w:id="688" w:author="Homberg van den, Marc" w:date="2018-12-06T12:25:00Z"/>
                <w:rFonts w:ascii="Calibri" w:hAnsi="Calibri" w:cs="Calibri"/>
                <w:color w:val="000000"/>
                <w:lang w:val="fr-FR" w:eastAsia="fr-FR"/>
              </w:rPr>
            </w:pPr>
            <w:ins w:id="689" w:author="Homberg van den, Marc" w:date="2018-12-06T12:25:00Z">
              <w:r w:rsidRPr="00866E41">
                <w:rPr>
                  <w:rFonts w:ascii="Calibri" w:hAnsi="Calibri" w:cs="Calibri"/>
                  <w:color w:val="000000"/>
                  <w:lang w:val="fr-FR" w:eastAsia="fr-FR"/>
                </w:rPr>
                <w:t>Chavuma</w:t>
              </w:r>
            </w:ins>
          </w:p>
        </w:tc>
      </w:tr>
      <w:tr w:rsidR="00866E41" w:rsidRPr="00866E41" w14:paraId="0D331F7B" w14:textId="77777777" w:rsidTr="01736308">
        <w:trPr>
          <w:trHeight w:val="288"/>
          <w:ins w:id="690" w:author="Homberg van den, Marc" w:date="2018-12-06T12:25:00Z"/>
          <w:trPrChange w:id="691"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692"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0197D39" w14:textId="77777777" w:rsidR="00866E41" w:rsidRPr="00866E41" w:rsidRDefault="00866E41" w:rsidP="00866E41">
            <w:pPr>
              <w:spacing w:after="0" w:line="240" w:lineRule="auto"/>
              <w:rPr>
                <w:ins w:id="693" w:author="Homberg van den, Marc" w:date="2018-12-06T12:25:00Z"/>
                <w:rFonts w:ascii="Calibri" w:hAnsi="Calibri" w:cs="Calibri"/>
                <w:color w:val="000000"/>
                <w:lang w:val="fr-FR" w:eastAsia="fr-FR"/>
              </w:rPr>
            </w:pPr>
            <w:ins w:id="694"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695"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6CE5B651" w14:textId="77777777" w:rsidR="00866E41" w:rsidRPr="00866E41" w:rsidRDefault="00866E41" w:rsidP="00866E41">
            <w:pPr>
              <w:spacing w:after="0" w:line="240" w:lineRule="auto"/>
              <w:rPr>
                <w:ins w:id="696" w:author="Homberg van den, Marc" w:date="2018-12-06T12:25:00Z"/>
                <w:rFonts w:ascii="Calibri" w:hAnsi="Calibri" w:cs="Calibri"/>
                <w:color w:val="000000"/>
                <w:lang w:val="fr-FR" w:eastAsia="fr-FR"/>
              </w:rPr>
            </w:pPr>
            <w:ins w:id="697"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698"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43902DA0" w14:textId="77777777" w:rsidR="00866E41" w:rsidRPr="00866E41" w:rsidRDefault="00866E41" w:rsidP="00866E41">
            <w:pPr>
              <w:spacing w:after="0" w:line="240" w:lineRule="auto"/>
              <w:rPr>
                <w:ins w:id="699" w:author="Homberg van den, Marc" w:date="2018-12-06T12:25:00Z"/>
                <w:rFonts w:ascii="Calibri" w:hAnsi="Calibri" w:cs="Calibri"/>
                <w:color w:val="000000"/>
                <w:lang w:val="fr-FR" w:eastAsia="fr-FR"/>
              </w:rPr>
            </w:pPr>
            <w:ins w:id="700" w:author="Homberg van den, Marc" w:date="2018-12-06T12:25:00Z">
              <w:r w:rsidRPr="00866E41">
                <w:rPr>
                  <w:rFonts w:ascii="Calibri" w:hAnsi="Calibri" w:cs="Calibri"/>
                  <w:color w:val="000000"/>
                  <w:lang w:val="fr-FR" w:eastAsia="fr-FR"/>
                </w:rPr>
                <w:t>Zambezi</w:t>
              </w:r>
            </w:ins>
          </w:p>
        </w:tc>
      </w:tr>
      <w:tr w:rsidR="00866E41" w:rsidRPr="00866E41" w14:paraId="177ED6CE" w14:textId="77777777" w:rsidTr="01736308">
        <w:trPr>
          <w:trHeight w:val="288"/>
          <w:ins w:id="701" w:author="Homberg van den, Marc" w:date="2018-12-06T12:25:00Z"/>
          <w:trPrChange w:id="702"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703"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D4B68AD" w14:textId="77777777" w:rsidR="00866E41" w:rsidRPr="00866E41" w:rsidRDefault="00866E41" w:rsidP="00866E41">
            <w:pPr>
              <w:spacing w:after="0" w:line="240" w:lineRule="auto"/>
              <w:rPr>
                <w:ins w:id="704" w:author="Homberg van den, Marc" w:date="2018-12-06T12:25:00Z"/>
                <w:rFonts w:ascii="Calibri" w:hAnsi="Calibri" w:cs="Calibri"/>
                <w:color w:val="000000"/>
                <w:lang w:val="fr-FR" w:eastAsia="fr-FR"/>
              </w:rPr>
            </w:pPr>
            <w:ins w:id="705"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706"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50FBC17D" w14:textId="77777777" w:rsidR="00866E41" w:rsidRPr="00866E41" w:rsidRDefault="00866E41" w:rsidP="00866E41">
            <w:pPr>
              <w:spacing w:after="0" w:line="240" w:lineRule="auto"/>
              <w:rPr>
                <w:ins w:id="707" w:author="Homberg van den, Marc" w:date="2018-12-06T12:25:00Z"/>
                <w:rFonts w:ascii="Calibri" w:hAnsi="Calibri" w:cs="Calibri"/>
                <w:color w:val="000000"/>
                <w:lang w:val="fr-FR" w:eastAsia="fr-FR"/>
              </w:rPr>
            </w:pPr>
            <w:ins w:id="708"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709"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653AB000" w14:textId="77777777" w:rsidR="00866E41" w:rsidRPr="00866E41" w:rsidRDefault="00866E41" w:rsidP="00866E41">
            <w:pPr>
              <w:spacing w:after="0" w:line="240" w:lineRule="auto"/>
              <w:rPr>
                <w:ins w:id="710" w:author="Homberg van den, Marc" w:date="2018-12-06T12:25:00Z"/>
                <w:rFonts w:ascii="Calibri" w:hAnsi="Calibri" w:cs="Calibri"/>
                <w:color w:val="000000"/>
                <w:lang w:val="fr-FR" w:eastAsia="fr-FR"/>
              </w:rPr>
            </w:pPr>
            <w:ins w:id="711" w:author="Homberg van den, Marc" w:date="2018-12-06T12:25:00Z">
              <w:r w:rsidRPr="00866E41">
                <w:rPr>
                  <w:rFonts w:ascii="Calibri" w:hAnsi="Calibri" w:cs="Calibri"/>
                  <w:color w:val="000000"/>
                  <w:lang w:val="fr-FR" w:eastAsia="fr-FR"/>
                </w:rPr>
                <w:t>Kabompo</w:t>
              </w:r>
            </w:ins>
          </w:p>
        </w:tc>
      </w:tr>
      <w:tr w:rsidR="00866E41" w:rsidRPr="00866E41" w14:paraId="1B23E2CE" w14:textId="77777777" w:rsidTr="01736308">
        <w:trPr>
          <w:trHeight w:val="288"/>
          <w:ins w:id="712" w:author="Homberg van den, Marc" w:date="2018-12-06T12:25:00Z"/>
          <w:trPrChange w:id="713" w:author="Agathe Bucherie" w:date="2018-12-13T01:23:00Z">
            <w:trPr>
              <w:trHeight w:val="288"/>
            </w:trPr>
          </w:trPrChange>
        </w:trPr>
        <w:tc>
          <w:tcPr>
            <w:tcW w:w="909" w:type="pct"/>
            <w:tcBorders>
              <w:top w:val="nil"/>
              <w:left w:val="single" w:sz="4" w:space="0" w:color="auto"/>
              <w:bottom w:val="single" w:sz="4" w:space="0" w:color="auto"/>
              <w:right w:val="single" w:sz="4" w:space="0" w:color="auto"/>
            </w:tcBorders>
            <w:shd w:val="clear" w:color="auto" w:fill="auto"/>
            <w:noWrap/>
            <w:vAlign w:val="bottom"/>
            <w:hideMark/>
            <w:tcPrChange w:id="714" w:author="Agathe Bucherie" w:date="2018-12-13T01:23:00Z">
              <w:tcPr>
                <w:tcW w:w="9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8035867" w14:textId="77777777" w:rsidR="00866E41" w:rsidRPr="00866E41" w:rsidRDefault="00866E41" w:rsidP="00866E41">
            <w:pPr>
              <w:spacing w:after="0" w:line="240" w:lineRule="auto"/>
              <w:rPr>
                <w:ins w:id="715" w:author="Homberg van den, Marc" w:date="2018-12-06T12:25:00Z"/>
                <w:rFonts w:ascii="Calibri" w:hAnsi="Calibri" w:cs="Calibri"/>
                <w:color w:val="000000"/>
                <w:lang w:val="fr-FR" w:eastAsia="fr-FR"/>
              </w:rPr>
            </w:pPr>
            <w:ins w:id="716" w:author="Homberg van den, Marc" w:date="2018-12-06T12:25:00Z">
              <w:r w:rsidRPr="00866E41">
                <w:rPr>
                  <w:rFonts w:ascii="Calibri" w:hAnsi="Calibri" w:cs="Calibri"/>
                  <w:color w:val="000000"/>
                  <w:lang w:val="fr-FR" w:eastAsia="fr-FR"/>
                </w:rPr>
                <w:t> </w:t>
              </w:r>
            </w:ins>
          </w:p>
        </w:tc>
        <w:tc>
          <w:tcPr>
            <w:tcW w:w="2633" w:type="pct"/>
            <w:tcBorders>
              <w:top w:val="nil"/>
              <w:left w:val="nil"/>
              <w:bottom w:val="single" w:sz="4" w:space="0" w:color="auto"/>
              <w:right w:val="single" w:sz="4" w:space="0" w:color="auto"/>
            </w:tcBorders>
            <w:shd w:val="clear" w:color="auto" w:fill="auto"/>
            <w:noWrap/>
            <w:vAlign w:val="bottom"/>
            <w:hideMark/>
            <w:tcPrChange w:id="717" w:author="Agathe Bucherie" w:date="2018-12-13T01:23:00Z">
              <w:tcPr>
                <w:tcW w:w="2780" w:type="dxa"/>
                <w:tcBorders>
                  <w:top w:val="nil"/>
                  <w:left w:val="nil"/>
                  <w:bottom w:val="single" w:sz="4" w:space="0" w:color="auto"/>
                  <w:right w:val="single" w:sz="4" w:space="0" w:color="auto"/>
                </w:tcBorders>
                <w:shd w:val="clear" w:color="auto" w:fill="auto"/>
                <w:noWrap/>
                <w:vAlign w:val="bottom"/>
                <w:hideMark/>
              </w:tcPr>
            </w:tcPrChange>
          </w:tcPr>
          <w:p w14:paraId="336350C5" w14:textId="77777777" w:rsidR="00866E41" w:rsidRPr="00866E41" w:rsidRDefault="00866E41" w:rsidP="00866E41">
            <w:pPr>
              <w:spacing w:after="0" w:line="240" w:lineRule="auto"/>
              <w:rPr>
                <w:ins w:id="718" w:author="Homberg van den, Marc" w:date="2018-12-06T12:25:00Z"/>
                <w:rFonts w:ascii="Calibri" w:hAnsi="Calibri" w:cs="Calibri"/>
                <w:color w:val="000000"/>
                <w:lang w:val="fr-FR" w:eastAsia="fr-FR"/>
              </w:rPr>
            </w:pPr>
            <w:ins w:id="719" w:author="Homberg van den, Marc" w:date="2018-12-06T12:25:00Z">
              <w:r w:rsidRPr="00866E41">
                <w:rPr>
                  <w:rFonts w:ascii="Calibri" w:hAnsi="Calibri" w:cs="Calibri"/>
                  <w:color w:val="000000"/>
                  <w:lang w:val="fr-FR" w:eastAsia="fr-FR"/>
                </w:rPr>
                <w:t> </w:t>
              </w:r>
            </w:ins>
          </w:p>
        </w:tc>
        <w:tc>
          <w:tcPr>
            <w:tcW w:w="1458" w:type="pct"/>
            <w:tcBorders>
              <w:top w:val="nil"/>
              <w:left w:val="nil"/>
              <w:bottom w:val="single" w:sz="4" w:space="0" w:color="auto"/>
              <w:right w:val="single" w:sz="4" w:space="0" w:color="auto"/>
            </w:tcBorders>
            <w:shd w:val="clear" w:color="auto" w:fill="auto"/>
            <w:noWrap/>
            <w:vAlign w:val="bottom"/>
            <w:hideMark/>
            <w:tcPrChange w:id="720" w:author="Agathe Bucherie" w:date="2018-12-13T01:23:00Z">
              <w:tcPr>
                <w:tcW w:w="1540" w:type="dxa"/>
                <w:tcBorders>
                  <w:top w:val="nil"/>
                  <w:left w:val="nil"/>
                  <w:bottom w:val="single" w:sz="4" w:space="0" w:color="auto"/>
                  <w:right w:val="single" w:sz="4" w:space="0" w:color="auto"/>
                </w:tcBorders>
                <w:shd w:val="clear" w:color="auto" w:fill="auto"/>
                <w:noWrap/>
                <w:vAlign w:val="bottom"/>
                <w:hideMark/>
              </w:tcPr>
            </w:tcPrChange>
          </w:tcPr>
          <w:p w14:paraId="041E5808" w14:textId="77777777" w:rsidR="00866E41" w:rsidRPr="00866E41" w:rsidRDefault="00866E41" w:rsidP="00866E41">
            <w:pPr>
              <w:spacing w:after="0" w:line="240" w:lineRule="auto"/>
              <w:rPr>
                <w:ins w:id="721" w:author="Homberg van den, Marc" w:date="2018-12-06T12:25:00Z"/>
                <w:rFonts w:ascii="Calibri" w:hAnsi="Calibri" w:cs="Calibri"/>
                <w:color w:val="000000"/>
                <w:lang w:val="fr-FR" w:eastAsia="fr-FR"/>
              </w:rPr>
            </w:pPr>
            <w:ins w:id="722" w:author="Homberg van den, Marc" w:date="2018-12-06T12:25:00Z">
              <w:r w:rsidRPr="00866E41">
                <w:rPr>
                  <w:rFonts w:ascii="Calibri" w:hAnsi="Calibri" w:cs="Calibri"/>
                  <w:color w:val="000000"/>
                  <w:lang w:val="fr-FR" w:eastAsia="fr-FR"/>
                </w:rPr>
                <w:t>Manyinga</w:t>
              </w:r>
            </w:ins>
          </w:p>
        </w:tc>
      </w:tr>
    </w:tbl>
    <w:p w14:paraId="5E4DD58B" w14:textId="4E8C06F1" w:rsidR="00A3197E" w:rsidRDefault="00A3197E" w:rsidP="00781F98">
      <w:pPr>
        <w:pStyle w:val="Kop1"/>
        <w:rPr>
          <w:ins w:id="723" w:author="Homberg van den, Marc" w:date="2018-12-06T12:46:00Z"/>
        </w:rPr>
      </w:pPr>
    </w:p>
    <w:p w14:paraId="6CF31880" w14:textId="4BF7731C" w:rsidR="00ED3C8F" w:rsidRDefault="00ED3C8F" w:rsidP="01736308">
      <w:pPr>
        <w:pStyle w:val="Kop1"/>
        <w:rPr>
          <w:ins w:id="724" w:author="Homberg van den, Marc" w:date="2018-12-06T12:47:00Z"/>
        </w:rPr>
      </w:pPr>
      <w:bookmarkStart w:id="725" w:name="_Toc531863814"/>
      <w:ins w:id="726" w:author="Homberg van den, Marc" w:date="2018-12-06T12:47:00Z">
        <w:r>
          <w:t>Current status: forecast skill of WARMA</w:t>
        </w:r>
        <w:bookmarkEnd w:id="725"/>
      </w:ins>
    </w:p>
    <w:p w14:paraId="58362F16" w14:textId="77777777" w:rsidR="00ED3C8F" w:rsidRPr="00ED3C8F" w:rsidRDefault="00ED3C8F" w:rsidP="00ED3C8F">
      <w:pPr>
        <w:rPr>
          <w:ins w:id="727" w:author="Homberg van den, Marc" w:date="2018-12-06T12:46:00Z"/>
        </w:rPr>
      </w:pPr>
    </w:p>
    <w:p w14:paraId="4E07A344" w14:textId="77777777" w:rsidR="00ED3C8F" w:rsidRPr="00ED3C8F" w:rsidRDefault="00ED3C8F" w:rsidP="00ED3C8F">
      <w:pPr>
        <w:jc w:val="both"/>
        <w:rPr>
          <w:ins w:id="728" w:author="Homberg van den, Marc" w:date="2018-12-06T12:46:00Z"/>
          <w:rFonts w:ascii="Calibri" w:eastAsia="Calibri" w:hAnsi="Calibri"/>
          <w:noProof/>
        </w:rPr>
      </w:pPr>
      <w:ins w:id="729" w:author="Homberg van den, Marc" w:date="2018-12-06T12:46:00Z">
        <w:r w:rsidRPr="00ED3C8F">
          <w:rPr>
            <w:rFonts w:ascii="Calibri" w:eastAsia="Calibri" w:hAnsi="Calibri"/>
            <w:noProof/>
          </w:rPr>
          <w:t>First, describe the hydrological modelling NHMSs use: models used, spatial and temporal resolution usually achieved. Temporal resolution: lead time of warning probabilistic and/or deterministic, meteorological and hydrological observational network.</w:t>
        </w:r>
      </w:ins>
    </w:p>
    <w:p w14:paraId="160F5879" w14:textId="77777777" w:rsidR="00ED3C8F" w:rsidRPr="00ED3C8F" w:rsidRDefault="00ED3C8F" w:rsidP="01736308">
      <w:pPr>
        <w:spacing w:after="200" w:line="240" w:lineRule="auto"/>
        <w:rPr>
          <w:ins w:id="730" w:author="Homberg van den, Marc" w:date="2018-12-06T12:46:00Z"/>
          <w:rFonts w:ascii="Calibri" w:eastAsia="Calibri" w:hAnsi="Calibri"/>
          <w:i/>
          <w:iCs/>
          <w:color w:val="44546A"/>
          <w:sz w:val="18"/>
          <w:szCs w:val="18"/>
          <w:rPrChange w:id="731" w:author="Agathe Bucherie" w:date="2018-12-13T01:23:00Z">
            <w:rPr>
              <w:ins w:id="732" w:author="Homberg van den, Marc" w:date="2018-12-06T12:46:00Z"/>
            </w:rPr>
          </w:rPrChange>
        </w:rPr>
      </w:pPr>
      <w:ins w:id="733" w:author="Homberg van den, Marc" w:date="2018-12-06T12:46:00Z">
        <w:r w:rsidRPr="01736308">
          <w:rPr>
            <w:rFonts w:ascii="Calibri" w:eastAsia="Calibri" w:hAnsi="Calibri"/>
            <w:i/>
            <w:iCs/>
            <w:color w:val="44546A"/>
            <w:sz w:val="18"/>
            <w:szCs w:val="18"/>
          </w:rPr>
          <w:lastRenderedPageBreak/>
          <w:t xml:space="preserve">Table </w:t>
        </w:r>
        <w:r w:rsidRPr="01736308">
          <w:rPr>
            <w:rPrChange w:id="734" w:author="Agathe Bucherie" w:date="2018-12-13T01:23:00Z">
              <w:rPr>
                <w:rFonts w:ascii="Calibri" w:eastAsia="Calibri" w:hAnsi="Calibri"/>
                <w:i/>
                <w:iCs/>
                <w:color w:val="44546A"/>
                <w:sz w:val="18"/>
                <w:szCs w:val="18"/>
              </w:rPr>
            </w:rPrChange>
          </w:rPr>
          <w:fldChar w:fldCharType="begin"/>
        </w:r>
        <w:r w:rsidRPr="00ED3C8F">
          <w:rPr>
            <w:rFonts w:ascii="Calibri" w:eastAsia="Calibri" w:hAnsi="Calibri"/>
            <w:i/>
            <w:iCs/>
            <w:color w:val="44546A"/>
            <w:sz w:val="18"/>
            <w:szCs w:val="18"/>
          </w:rPr>
          <w:instrText xml:space="preserve"> SEQ Table \* ARABIC </w:instrText>
        </w:r>
        <w:r w:rsidRPr="01736308">
          <w:rPr>
            <w:rFonts w:ascii="Calibri" w:eastAsia="Calibri" w:hAnsi="Calibri"/>
            <w:i/>
            <w:iCs/>
            <w:color w:val="44546A"/>
            <w:sz w:val="18"/>
            <w:szCs w:val="18"/>
          </w:rPr>
          <w:fldChar w:fldCharType="separate"/>
        </w:r>
        <w:r w:rsidRPr="01736308">
          <w:rPr>
            <w:rFonts w:ascii="Calibri" w:eastAsia="Calibri" w:hAnsi="Calibri"/>
            <w:i/>
            <w:iCs/>
            <w:noProof/>
            <w:color w:val="44546A"/>
            <w:sz w:val="18"/>
            <w:szCs w:val="18"/>
          </w:rPr>
          <w:t>1</w:t>
        </w:r>
        <w:r w:rsidRPr="01736308">
          <w:rPr>
            <w:rPrChange w:id="735" w:author="Agathe Bucherie" w:date="2018-12-13T01:23:00Z">
              <w:rPr>
                <w:rFonts w:ascii="Calibri" w:eastAsia="Calibri" w:hAnsi="Calibri"/>
                <w:i/>
                <w:iCs/>
                <w:color w:val="44546A"/>
                <w:sz w:val="18"/>
                <w:szCs w:val="18"/>
              </w:rPr>
            </w:rPrChange>
          </w:rPr>
          <w:fldChar w:fldCharType="end"/>
        </w:r>
        <w:r w:rsidRPr="01736308">
          <w:rPr>
            <w:rFonts w:ascii="Calibri" w:eastAsia="Calibri" w:hAnsi="Calibri"/>
            <w:i/>
            <w:iCs/>
            <w:color w:val="44546A"/>
            <w:sz w:val="18"/>
            <w:szCs w:val="18"/>
          </w:rPr>
          <w:t xml:space="preserve"> Generic overview of NHMS hydrological models</w:t>
        </w:r>
      </w:ins>
    </w:p>
    <w:tbl>
      <w:tblPr>
        <w:tblStyle w:val="TableGrid1"/>
        <w:tblW w:w="5000" w:type="pct"/>
        <w:tblLook w:val="04A0" w:firstRow="1" w:lastRow="0" w:firstColumn="1" w:lastColumn="0" w:noHBand="0" w:noVBand="1"/>
      </w:tblPr>
      <w:tblGrid>
        <w:gridCol w:w="1517"/>
        <w:gridCol w:w="1217"/>
        <w:gridCol w:w="1877"/>
        <w:gridCol w:w="2225"/>
        <w:gridCol w:w="2226"/>
        <w:tblGridChange w:id="736">
          <w:tblGrid>
            <w:gridCol w:w="1517"/>
            <w:gridCol w:w="910"/>
            <w:gridCol w:w="307"/>
            <w:gridCol w:w="1877"/>
            <w:gridCol w:w="123"/>
            <w:gridCol w:w="2102"/>
            <w:gridCol w:w="206"/>
            <w:gridCol w:w="2020"/>
            <w:gridCol w:w="288"/>
          </w:tblGrid>
        </w:tblGridChange>
      </w:tblGrid>
      <w:tr w:rsidR="00ED3C8F" w:rsidRPr="00ED3C8F" w14:paraId="28960E16" w14:textId="77777777" w:rsidTr="00ED3C8F">
        <w:trPr>
          <w:ins w:id="737" w:author="Homberg van den, Marc" w:date="2018-12-06T12:46:00Z"/>
        </w:trPr>
        <w:tc>
          <w:tcPr>
            <w:tcW w:w="811" w:type="pct"/>
            <w:shd w:val="clear" w:color="auto" w:fill="D9D9D9"/>
          </w:tcPr>
          <w:p w14:paraId="65C1DB98" w14:textId="77777777" w:rsidR="00ED3C8F" w:rsidRPr="00ED3C8F" w:rsidRDefault="00ED3C8F" w:rsidP="00ED3C8F">
            <w:pPr>
              <w:jc w:val="both"/>
              <w:rPr>
                <w:ins w:id="738" w:author="Homberg van den, Marc" w:date="2018-12-06T12:46:00Z"/>
                <w:rFonts w:ascii="Calibri"/>
                <w:b/>
                <w:noProof/>
              </w:rPr>
            </w:pPr>
            <w:ins w:id="739" w:author="Homberg van den, Marc" w:date="2018-12-06T12:46:00Z">
              <w:r w:rsidRPr="00ED3C8F">
                <w:rPr>
                  <w:rFonts w:ascii="Calibri"/>
                  <w:b/>
                  <w:noProof/>
                </w:rPr>
                <w:t>Hydrological analysis</w:t>
              </w:r>
            </w:ins>
          </w:p>
        </w:tc>
        <w:tc>
          <w:tcPr>
            <w:tcW w:w="678" w:type="pct"/>
            <w:shd w:val="clear" w:color="auto" w:fill="D9D9D9"/>
          </w:tcPr>
          <w:p w14:paraId="5912348D" w14:textId="77777777" w:rsidR="00ED3C8F" w:rsidRPr="00ED3C8F" w:rsidRDefault="00ED3C8F" w:rsidP="00ED3C8F">
            <w:pPr>
              <w:jc w:val="both"/>
              <w:rPr>
                <w:ins w:id="740" w:author="Homberg van den, Marc" w:date="2018-12-06T12:46:00Z"/>
                <w:rFonts w:ascii="Calibri"/>
                <w:b/>
                <w:noProof/>
              </w:rPr>
            </w:pPr>
            <w:ins w:id="741" w:author="Homberg van den, Marc" w:date="2018-12-06T12:46:00Z">
              <w:r w:rsidRPr="00ED3C8F">
                <w:rPr>
                  <w:rFonts w:ascii="Calibri"/>
                  <w:b/>
                  <w:noProof/>
                </w:rPr>
                <w:t>Models used</w:t>
              </w:r>
            </w:ins>
          </w:p>
        </w:tc>
        <w:tc>
          <w:tcPr>
            <w:tcW w:w="1042" w:type="pct"/>
            <w:shd w:val="clear" w:color="auto" w:fill="D9D9D9"/>
          </w:tcPr>
          <w:p w14:paraId="2A76F95D" w14:textId="77777777" w:rsidR="00ED3C8F" w:rsidRPr="00ED3C8F" w:rsidRDefault="00ED3C8F" w:rsidP="00ED3C8F">
            <w:pPr>
              <w:jc w:val="both"/>
              <w:rPr>
                <w:ins w:id="742" w:author="Homberg van den, Marc" w:date="2018-12-06T12:46:00Z"/>
                <w:rFonts w:ascii="Calibri"/>
                <w:b/>
                <w:noProof/>
              </w:rPr>
            </w:pPr>
            <w:ins w:id="743" w:author="Homberg van den, Marc" w:date="2018-12-06T12:46:00Z">
              <w:r w:rsidRPr="00ED3C8F">
                <w:rPr>
                  <w:rFonts w:ascii="Calibri"/>
                  <w:b/>
                  <w:noProof/>
                </w:rPr>
                <w:t>Forecast products</w:t>
              </w:r>
            </w:ins>
          </w:p>
        </w:tc>
        <w:tc>
          <w:tcPr>
            <w:tcW w:w="1234" w:type="pct"/>
            <w:shd w:val="clear" w:color="auto" w:fill="D9D9D9"/>
          </w:tcPr>
          <w:p w14:paraId="31492D18" w14:textId="77777777" w:rsidR="00ED3C8F" w:rsidRPr="00ED3C8F" w:rsidRDefault="00ED3C8F" w:rsidP="00ED3C8F">
            <w:pPr>
              <w:jc w:val="both"/>
              <w:rPr>
                <w:ins w:id="744" w:author="Homberg van den, Marc" w:date="2018-12-06T12:46:00Z"/>
                <w:rFonts w:ascii="Calibri"/>
                <w:b/>
                <w:noProof/>
              </w:rPr>
            </w:pPr>
            <w:ins w:id="745" w:author="Homberg van den, Marc" w:date="2018-12-06T12:46:00Z">
              <w:r w:rsidRPr="00ED3C8F">
                <w:rPr>
                  <w:rFonts w:ascii="Calibri"/>
                  <w:b/>
                  <w:noProof/>
                </w:rPr>
                <w:t>Spatial resolution</w:t>
              </w:r>
            </w:ins>
          </w:p>
        </w:tc>
        <w:tc>
          <w:tcPr>
            <w:tcW w:w="1234" w:type="pct"/>
            <w:shd w:val="clear" w:color="auto" w:fill="D9D9D9"/>
          </w:tcPr>
          <w:p w14:paraId="5F53B00F" w14:textId="77777777" w:rsidR="00ED3C8F" w:rsidRPr="00ED3C8F" w:rsidRDefault="00ED3C8F" w:rsidP="00ED3C8F">
            <w:pPr>
              <w:jc w:val="both"/>
              <w:rPr>
                <w:ins w:id="746" w:author="Homberg van den, Marc" w:date="2018-12-06T12:46:00Z"/>
                <w:rFonts w:ascii="Calibri"/>
                <w:b/>
                <w:noProof/>
              </w:rPr>
            </w:pPr>
            <w:ins w:id="747" w:author="Homberg van den, Marc" w:date="2018-12-06T12:46:00Z">
              <w:r w:rsidRPr="00ED3C8F">
                <w:rPr>
                  <w:rFonts w:ascii="Calibri"/>
                  <w:b/>
                  <w:noProof/>
                </w:rPr>
                <w:t>Temporal resolution</w:t>
              </w:r>
            </w:ins>
          </w:p>
        </w:tc>
      </w:tr>
      <w:tr w:rsidR="00ED3C8F" w:rsidRPr="00ED3C8F" w14:paraId="1AA81A5C" w14:textId="77777777" w:rsidTr="00653C11">
        <w:tblPrEx>
          <w:tblW w:w="5000" w:type="pct"/>
          <w:tblPrExChange w:id="748" w:author="Marc van den Homberg" w:date="2018-05-03T16:44:00Z">
            <w:tblPrEx>
              <w:tblW w:w="5000" w:type="pct"/>
            </w:tblPrEx>
          </w:tblPrExChange>
        </w:tblPrEx>
        <w:trPr>
          <w:trHeight w:val="575"/>
          <w:ins w:id="749" w:author="Homberg van den, Marc" w:date="2018-12-06T12:46:00Z"/>
        </w:trPr>
        <w:tc>
          <w:tcPr>
            <w:tcW w:w="811" w:type="pct"/>
            <w:tcPrChange w:id="750" w:author="Marc van den Homberg" w:date="2018-05-03T16:44:00Z">
              <w:tcPr>
                <w:tcW w:w="811" w:type="pct"/>
              </w:tcPr>
            </w:tcPrChange>
          </w:tcPr>
          <w:p w14:paraId="1FA72548" w14:textId="77777777" w:rsidR="00ED3C8F" w:rsidRPr="00ED3C8F" w:rsidRDefault="00ED3C8F" w:rsidP="00ED3C8F">
            <w:pPr>
              <w:jc w:val="both"/>
              <w:rPr>
                <w:ins w:id="751" w:author="Homberg van den, Marc" w:date="2018-12-06T12:46:00Z"/>
                <w:rFonts w:ascii="Calibri"/>
                <w:noProof/>
              </w:rPr>
            </w:pPr>
            <w:ins w:id="752" w:author="Homberg van den, Marc" w:date="2018-12-06T12:46:00Z">
              <w:r w:rsidRPr="00ED3C8F">
                <w:rPr>
                  <w:rFonts w:ascii="Calibri"/>
                  <w:noProof/>
                </w:rPr>
                <w:t xml:space="preserve">Rainfall– runoff </w:t>
              </w:r>
            </w:ins>
          </w:p>
        </w:tc>
        <w:tc>
          <w:tcPr>
            <w:tcW w:w="678" w:type="pct"/>
            <w:tcPrChange w:id="753" w:author="Marc van den Homberg" w:date="2018-05-03T16:44:00Z">
              <w:tcPr>
                <w:tcW w:w="487" w:type="pct"/>
              </w:tcPr>
            </w:tcPrChange>
          </w:tcPr>
          <w:p w14:paraId="6A4DF2FA" w14:textId="77777777" w:rsidR="00ED3C8F" w:rsidRPr="00ED3C8F" w:rsidRDefault="00ED3C8F" w:rsidP="00ED3C8F">
            <w:pPr>
              <w:jc w:val="both"/>
              <w:rPr>
                <w:ins w:id="754" w:author="Homberg van den, Marc" w:date="2018-12-06T12:46:00Z"/>
                <w:rFonts w:ascii="Calibri"/>
                <w:noProof/>
              </w:rPr>
            </w:pPr>
          </w:p>
        </w:tc>
        <w:tc>
          <w:tcPr>
            <w:tcW w:w="1042" w:type="pct"/>
            <w:tcPrChange w:id="755" w:author="Marc van den Homberg" w:date="2018-05-03T16:44:00Z">
              <w:tcPr>
                <w:tcW w:w="1234" w:type="pct"/>
                <w:gridSpan w:val="3"/>
              </w:tcPr>
            </w:tcPrChange>
          </w:tcPr>
          <w:p w14:paraId="4B6F4706" w14:textId="77777777" w:rsidR="00ED3C8F" w:rsidRPr="00ED3C8F" w:rsidRDefault="00ED3C8F" w:rsidP="00ED3C8F">
            <w:pPr>
              <w:jc w:val="both"/>
              <w:rPr>
                <w:ins w:id="756" w:author="Homberg van den, Marc" w:date="2018-12-06T12:46:00Z"/>
                <w:rFonts w:ascii="Calibri"/>
                <w:noProof/>
              </w:rPr>
            </w:pPr>
          </w:p>
        </w:tc>
        <w:tc>
          <w:tcPr>
            <w:tcW w:w="1234" w:type="pct"/>
            <w:tcPrChange w:id="757" w:author="Marc van den Homberg" w:date="2018-05-03T16:44:00Z">
              <w:tcPr>
                <w:tcW w:w="1234" w:type="pct"/>
                <w:gridSpan w:val="2"/>
              </w:tcPr>
            </w:tcPrChange>
          </w:tcPr>
          <w:p w14:paraId="070481BB" w14:textId="77777777" w:rsidR="00ED3C8F" w:rsidRPr="00ED3C8F" w:rsidRDefault="00ED3C8F" w:rsidP="00ED3C8F">
            <w:pPr>
              <w:jc w:val="both"/>
              <w:rPr>
                <w:ins w:id="758" w:author="Homberg van den, Marc" w:date="2018-12-06T12:46:00Z"/>
                <w:rFonts w:ascii="Calibri"/>
                <w:noProof/>
              </w:rPr>
            </w:pPr>
          </w:p>
        </w:tc>
        <w:tc>
          <w:tcPr>
            <w:tcW w:w="1234" w:type="pct"/>
            <w:tcPrChange w:id="759" w:author="Marc van den Homberg" w:date="2018-05-03T16:44:00Z">
              <w:tcPr>
                <w:tcW w:w="1234" w:type="pct"/>
                <w:gridSpan w:val="2"/>
              </w:tcPr>
            </w:tcPrChange>
          </w:tcPr>
          <w:p w14:paraId="52F1A086" w14:textId="77777777" w:rsidR="00ED3C8F" w:rsidRPr="00ED3C8F" w:rsidRDefault="00ED3C8F" w:rsidP="00ED3C8F">
            <w:pPr>
              <w:jc w:val="both"/>
              <w:rPr>
                <w:ins w:id="760" w:author="Homberg van den, Marc" w:date="2018-12-06T12:46:00Z"/>
                <w:rFonts w:ascii="Calibri"/>
                <w:noProof/>
              </w:rPr>
            </w:pPr>
          </w:p>
        </w:tc>
      </w:tr>
      <w:tr w:rsidR="00ED3C8F" w:rsidRPr="00ED3C8F" w14:paraId="4FF01BA3" w14:textId="77777777" w:rsidTr="00653C11">
        <w:tblPrEx>
          <w:tblW w:w="5000" w:type="pct"/>
          <w:tblPrExChange w:id="761" w:author="Marc van den Homberg" w:date="2018-05-03T16:44:00Z">
            <w:tblPrEx>
              <w:tblW w:w="5000" w:type="pct"/>
            </w:tblPrEx>
          </w:tblPrExChange>
        </w:tblPrEx>
        <w:trPr>
          <w:ins w:id="762" w:author="Homberg van den, Marc" w:date="2018-12-06T12:46:00Z"/>
        </w:trPr>
        <w:tc>
          <w:tcPr>
            <w:tcW w:w="811" w:type="pct"/>
            <w:tcPrChange w:id="763" w:author="Marc van den Homberg" w:date="2018-05-03T16:44:00Z">
              <w:tcPr>
                <w:tcW w:w="811" w:type="pct"/>
              </w:tcPr>
            </w:tcPrChange>
          </w:tcPr>
          <w:p w14:paraId="3E08018E" w14:textId="77777777" w:rsidR="00ED3C8F" w:rsidRPr="00ED3C8F" w:rsidRDefault="00ED3C8F" w:rsidP="00ED3C8F">
            <w:pPr>
              <w:jc w:val="both"/>
              <w:rPr>
                <w:ins w:id="764" w:author="Homberg van den, Marc" w:date="2018-12-06T12:46:00Z"/>
                <w:rFonts w:ascii="Calibri"/>
                <w:noProof/>
              </w:rPr>
            </w:pPr>
            <w:ins w:id="765" w:author="Homberg van den, Marc" w:date="2018-12-06T12:46:00Z">
              <w:r w:rsidRPr="00ED3C8F">
                <w:rPr>
                  <w:rFonts w:ascii="Calibri"/>
                  <w:noProof/>
                </w:rPr>
                <w:t xml:space="preserve">Hydrodynamic </w:t>
              </w:r>
            </w:ins>
          </w:p>
        </w:tc>
        <w:tc>
          <w:tcPr>
            <w:tcW w:w="678" w:type="pct"/>
            <w:tcPrChange w:id="766" w:author="Marc van den Homberg" w:date="2018-05-03T16:44:00Z">
              <w:tcPr>
                <w:tcW w:w="487" w:type="pct"/>
              </w:tcPr>
            </w:tcPrChange>
          </w:tcPr>
          <w:p w14:paraId="54307F06" w14:textId="77777777" w:rsidR="00ED3C8F" w:rsidRPr="00ED3C8F" w:rsidRDefault="00ED3C8F" w:rsidP="00ED3C8F">
            <w:pPr>
              <w:jc w:val="both"/>
              <w:rPr>
                <w:ins w:id="767" w:author="Homberg van den, Marc" w:date="2018-12-06T12:46:00Z"/>
                <w:rFonts w:ascii="Calibri"/>
                <w:noProof/>
              </w:rPr>
            </w:pPr>
          </w:p>
        </w:tc>
        <w:tc>
          <w:tcPr>
            <w:tcW w:w="1042" w:type="pct"/>
            <w:tcPrChange w:id="768" w:author="Marc van den Homberg" w:date="2018-05-03T16:44:00Z">
              <w:tcPr>
                <w:tcW w:w="1234" w:type="pct"/>
                <w:gridSpan w:val="3"/>
              </w:tcPr>
            </w:tcPrChange>
          </w:tcPr>
          <w:p w14:paraId="6385EC3C" w14:textId="77777777" w:rsidR="00ED3C8F" w:rsidRPr="00ED3C8F" w:rsidRDefault="00ED3C8F" w:rsidP="00ED3C8F">
            <w:pPr>
              <w:jc w:val="both"/>
              <w:rPr>
                <w:ins w:id="769" w:author="Homberg van den, Marc" w:date="2018-12-06T12:46:00Z"/>
                <w:rFonts w:ascii="Calibri"/>
                <w:noProof/>
              </w:rPr>
            </w:pPr>
          </w:p>
        </w:tc>
        <w:tc>
          <w:tcPr>
            <w:tcW w:w="1234" w:type="pct"/>
            <w:tcPrChange w:id="770" w:author="Marc van den Homberg" w:date="2018-05-03T16:44:00Z">
              <w:tcPr>
                <w:tcW w:w="1234" w:type="pct"/>
                <w:gridSpan w:val="2"/>
              </w:tcPr>
            </w:tcPrChange>
          </w:tcPr>
          <w:p w14:paraId="23C49895" w14:textId="77777777" w:rsidR="00ED3C8F" w:rsidRPr="00ED3C8F" w:rsidRDefault="00ED3C8F" w:rsidP="00ED3C8F">
            <w:pPr>
              <w:jc w:val="both"/>
              <w:rPr>
                <w:ins w:id="771" w:author="Homberg van den, Marc" w:date="2018-12-06T12:46:00Z"/>
                <w:rFonts w:ascii="Calibri"/>
                <w:noProof/>
              </w:rPr>
            </w:pPr>
          </w:p>
        </w:tc>
        <w:tc>
          <w:tcPr>
            <w:tcW w:w="1234" w:type="pct"/>
            <w:tcPrChange w:id="772" w:author="Marc van den Homberg" w:date="2018-05-03T16:44:00Z">
              <w:tcPr>
                <w:tcW w:w="1234" w:type="pct"/>
                <w:gridSpan w:val="2"/>
              </w:tcPr>
            </w:tcPrChange>
          </w:tcPr>
          <w:p w14:paraId="481E5D5A" w14:textId="77777777" w:rsidR="00ED3C8F" w:rsidRPr="00ED3C8F" w:rsidRDefault="00ED3C8F" w:rsidP="00ED3C8F">
            <w:pPr>
              <w:jc w:val="both"/>
              <w:rPr>
                <w:ins w:id="773" w:author="Homberg van den, Marc" w:date="2018-12-06T12:46:00Z"/>
                <w:rFonts w:ascii="Calibri"/>
                <w:noProof/>
              </w:rPr>
            </w:pPr>
          </w:p>
        </w:tc>
      </w:tr>
      <w:tr w:rsidR="00ED3C8F" w:rsidRPr="00ED3C8F" w14:paraId="21DB6498" w14:textId="77777777" w:rsidTr="00653C11">
        <w:tblPrEx>
          <w:tblW w:w="5000" w:type="pct"/>
          <w:tblPrExChange w:id="774" w:author="Marc van den Homberg" w:date="2018-05-03T16:44:00Z">
            <w:tblPrEx>
              <w:tblW w:w="5000" w:type="pct"/>
            </w:tblPrEx>
          </w:tblPrExChange>
        </w:tblPrEx>
        <w:trPr>
          <w:ins w:id="775" w:author="Homberg van den, Marc" w:date="2018-12-06T12:46:00Z"/>
        </w:trPr>
        <w:tc>
          <w:tcPr>
            <w:tcW w:w="811" w:type="pct"/>
            <w:tcPrChange w:id="776" w:author="Marc van den Homberg" w:date="2018-05-03T16:44:00Z">
              <w:tcPr>
                <w:tcW w:w="811" w:type="pct"/>
              </w:tcPr>
            </w:tcPrChange>
          </w:tcPr>
          <w:p w14:paraId="4961232B" w14:textId="77777777" w:rsidR="00ED3C8F" w:rsidRPr="00ED3C8F" w:rsidRDefault="00ED3C8F" w:rsidP="00ED3C8F">
            <w:pPr>
              <w:jc w:val="both"/>
              <w:rPr>
                <w:ins w:id="777" w:author="Homberg van den, Marc" w:date="2018-12-06T12:46:00Z"/>
                <w:rFonts w:ascii="Calibri"/>
                <w:noProof/>
              </w:rPr>
            </w:pPr>
            <w:ins w:id="778" w:author="Homberg van den, Marc" w:date="2018-12-06T12:46:00Z">
              <w:r w:rsidRPr="00ED3C8F">
                <w:rPr>
                  <w:rFonts w:ascii="Calibri"/>
                  <w:noProof/>
                </w:rPr>
                <w:t>Data assimilation (DA)</w:t>
              </w:r>
            </w:ins>
          </w:p>
        </w:tc>
        <w:tc>
          <w:tcPr>
            <w:tcW w:w="678" w:type="pct"/>
            <w:tcPrChange w:id="779" w:author="Marc van den Homberg" w:date="2018-05-03T16:44:00Z">
              <w:tcPr>
                <w:tcW w:w="487" w:type="pct"/>
              </w:tcPr>
            </w:tcPrChange>
          </w:tcPr>
          <w:p w14:paraId="2E8EF221" w14:textId="77777777" w:rsidR="00ED3C8F" w:rsidRPr="00ED3C8F" w:rsidRDefault="00ED3C8F" w:rsidP="00ED3C8F">
            <w:pPr>
              <w:jc w:val="both"/>
              <w:rPr>
                <w:ins w:id="780" w:author="Homberg van den, Marc" w:date="2018-12-06T12:46:00Z"/>
                <w:rFonts w:ascii="Calibri"/>
                <w:noProof/>
              </w:rPr>
            </w:pPr>
          </w:p>
        </w:tc>
        <w:tc>
          <w:tcPr>
            <w:tcW w:w="1042" w:type="pct"/>
            <w:tcPrChange w:id="781" w:author="Marc van den Homberg" w:date="2018-05-03T16:44:00Z">
              <w:tcPr>
                <w:tcW w:w="1234" w:type="pct"/>
                <w:gridSpan w:val="3"/>
              </w:tcPr>
            </w:tcPrChange>
          </w:tcPr>
          <w:p w14:paraId="3CEB96BC" w14:textId="77777777" w:rsidR="00ED3C8F" w:rsidRPr="00ED3C8F" w:rsidRDefault="00ED3C8F" w:rsidP="00ED3C8F">
            <w:pPr>
              <w:jc w:val="both"/>
              <w:rPr>
                <w:ins w:id="782" w:author="Homberg van den, Marc" w:date="2018-12-06T12:46:00Z"/>
                <w:rFonts w:ascii="Calibri"/>
                <w:noProof/>
              </w:rPr>
            </w:pPr>
          </w:p>
        </w:tc>
        <w:tc>
          <w:tcPr>
            <w:tcW w:w="1234" w:type="pct"/>
            <w:tcPrChange w:id="783" w:author="Marc van den Homberg" w:date="2018-05-03T16:44:00Z">
              <w:tcPr>
                <w:tcW w:w="1234" w:type="pct"/>
                <w:gridSpan w:val="2"/>
              </w:tcPr>
            </w:tcPrChange>
          </w:tcPr>
          <w:p w14:paraId="35026D5C" w14:textId="77777777" w:rsidR="00ED3C8F" w:rsidRPr="00ED3C8F" w:rsidRDefault="00ED3C8F" w:rsidP="00ED3C8F">
            <w:pPr>
              <w:jc w:val="both"/>
              <w:rPr>
                <w:ins w:id="784" w:author="Homberg van den, Marc" w:date="2018-12-06T12:46:00Z"/>
                <w:rFonts w:ascii="Calibri"/>
                <w:noProof/>
              </w:rPr>
            </w:pPr>
          </w:p>
        </w:tc>
        <w:tc>
          <w:tcPr>
            <w:tcW w:w="1234" w:type="pct"/>
            <w:tcPrChange w:id="785" w:author="Marc van den Homberg" w:date="2018-05-03T16:44:00Z">
              <w:tcPr>
                <w:tcW w:w="1234" w:type="pct"/>
                <w:gridSpan w:val="2"/>
              </w:tcPr>
            </w:tcPrChange>
          </w:tcPr>
          <w:p w14:paraId="392A2BB4" w14:textId="77777777" w:rsidR="00ED3C8F" w:rsidRPr="00ED3C8F" w:rsidRDefault="00ED3C8F" w:rsidP="00ED3C8F">
            <w:pPr>
              <w:jc w:val="both"/>
              <w:rPr>
                <w:ins w:id="786" w:author="Homberg van den, Marc" w:date="2018-12-06T12:46:00Z"/>
                <w:rFonts w:ascii="Calibri"/>
                <w:noProof/>
              </w:rPr>
            </w:pPr>
          </w:p>
        </w:tc>
      </w:tr>
    </w:tbl>
    <w:p w14:paraId="25A49759" w14:textId="073426F3" w:rsidR="00ED3C8F" w:rsidRDefault="00ED3C8F" w:rsidP="00ED3C8F">
      <w:pPr>
        <w:rPr>
          <w:ins w:id="787" w:author="Homberg van den, Marc" w:date="2018-12-06T12:47:00Z"/>
        </w:rPr>
      </w:pPr>
    </w:p>
    <w:p w14:paraId="76C6FF75" w14:textId="2FF94CB2" w:rsidR="009E0DDA" w:rsidRDefault="009E0DDA" w:rsidP="01736308">
      <w:pPr>
        <w:rPr>
          <w:ins w:id="788" w:author="Homberg van den, Marc" w:date="2018-12-06T12:47:00Z"/>
        </w:rPr>
      </w:pPr>
      <w:ins w:id="789" w:author="Homberg van den, Marc" w:date="2018-12-06T12:47:00Z">
        <w:r>
          <w:t>So GLOFAS could add value xx</w:t>
        </w:r>
      </w:ins>
    </w:p>
    <w:p w14:paraId="0A000FB3" w14:textId="77777777" w:rsidR="009E0DDA" w:rsidRPr="00ED3C8F" w:rsidRDefault="009E0DDA">
      <w:pPr>
        <w:rPr>
          <w:ins w:id="790" w:author="Homberg van den, Marc" w:date="2018-12-06T11:58:00Z"/>
        </w:rPr>
        <w:pPrChange w:id="791" w:author="Homberg van den, Marc" w:date="2018-12-06T12:46:00Z">
          <w:pPr>
            <w:pStyle w:val="Kop1"/>
          </w:pPr>
        </w:pPrChange>
      </w:pPr>
    </w:p>
    <w:p w14:paraId="74272C0D" w14:textId="7B2CFEBE" w:rsidR="00781F98" w:rsidRDefault="00C51417" w:rsidP="00781F98">
      <w:pPr>
        <w:pStyle w:val="Kop1"/>
      </w:pPr>
      <w:bookmarkStart w:id="792" w:name="_Toc531863815"/>
      <w:ins w:id="793" w:author="Homberg van den, Marc" w:date="2018-12-06T12:39:00Z">
        <w:r>
          <w:t xml:space="preserve">Materials and methods: </w:t>
        </w:r>
      </w:ins>
      <w:ins w:id="794" w:author="Homberg van den, Marc" w:date="2018-12-06T12:40:00Z">
        <w:r>
          <w:t>assessing the</w:t>
        </w:r>
      </w:ins>
      <w:ins w:id="795" w:author="Homberg van den, Marc" w:date="2018-12-06T12:26:00Z">
        <w:r w:rsidR="004D25BE">
          <w:t xml:space="preserve"> forecast skill of</w:t>
        </w:r>
      </w:ins>
      <w:ins w:id="796" w:author="Homberg van den, Marc" w:date="2018-12-06T12:27:00Z">
        <w:r w:rsidR="004D25BE">
          <w:t xml:space="preserve"> GLOFAS</w:t>
        </w:r>
      </w:ins>
      <w:del w:id="797" w:author="Homberg van den, Marc" w:date="2018-12-06T12:27:00Z">
        <w:r w:rsidR="00781F98" w:rsidDel="004D25BE">
          <w:delText>Risk assessment</w:delText>
        </w:r>
      </w:del>
      <w:bookmarkEnd w:id="792"/>
    </w:p>
    <w:p w14:paraId="44B8A353" w14:textId="4CD91CCB" w:rsidR="00E21B87" w:rsidRDefault="00E21B87" w:rsidP="00E21B87">
      <w:pPr>
        <w:rPr>
          <w:ins w:id="798" w:author="Homberg van den, Marc" w:date="2018-12-06T10:48:00Z"/>
          <w:rFonts w:ascii="Helvetica Neue" w:eastAsia="Helvetica Neue" w:hAnsi="Helvetica Neue" w:cs="Helvetica Neue"/>
        </w:rPr>
      </w:pPr>
      <w:r>
        <w:rPr>
          <w:rFonts w:ascii="Helvetica Neue" w:eastAsia="Helvetica Neue" w:hAnsi="Helvetica Neue" w:cs="Helvetica Neue"/>
        </w:rPr>
        <w:t>Flood r</w:t>
      </w:r>
      <w:r w:rsidRPr="00CF4E17">
        <w:rPr>
          <w:rFonts w:ascii="Helvetica Neue" w:eastAsia="Helvetica Neue" w:hAnsi="Helvetica Neue" w:cs="Helvetica Neue"/>
        </w:rPr>
        <w:t>isk analysis includes analysis of historical impact data, vulnerability indicators and exposure indicators. To complete this analysis, a review of primary data from the different sources of information at the national level was conducted and secondary sources were also used</w:t>
      </w:r>
    </w:p>
    <w:p w14:paraId="40327E9F" w14:textId="6C3082A9" w:rsidR="009808DA" w:rsidRDefault="009808DA" w:rsidP="00E21B87">
      <w:pPr>
        <w:rPr>
          <w:ins w:id="799" w:author="Homberg van den, Marc" w:date="2018-12-06T10:48:00Z"/>
        </w:rPr>
      </w:pPr>
    </w:p>
    <w:p w14:paraId="690AF230" w14:textId="450DAAD3" w:rsidR="009808DA" w:rsidRDefault="009808DA" w:rsidP="009808DA">
      <w:pPr>
        <w:rPr>
          <w:ins w:id="800" w:author="Homberg van den, Marc" w:date="2018-12-06T10:48:00Z"/>
        </w:rPr>
      </w:pPr>
      <w:ins w:id="801" w:author="Homberg van den, Marc" w:date="2018-12-06T10:48:00Z">
        <w:r>
          <w:t xml:space="preserve">The continuous evaluation of </w:t>
        </w:r>
        <w:proofErr w:type="spellStart"/>
        <w:r>
          <w:t>GloFAS</w:t>
        </w:r>
        <w:proofErr w:type="spellEnd"/>
        <w:r>
          <w:t xml:space="preserve"> performance over different domains and temporal scales is necessary to both gain the trust of the end-users and to guide its further improvement</w:t>
        </w:r>
      </w:ins>
      <w:ins w:id="802" w:author="Homberg van den, Marc" w:date="2018-12-06T10:49:00Z">
        <w:r>
          <w:t xml:space="preserve"> (ref </w:t>
        </w:r>
        <w:proofErr w:type="spellStart"/>
        <w:r w:rsidRPr="009808DA">
          <w:t>Bischiniotis</w:t>
        </w:r>
        <w:proofErr w:type="spellEnd"/>
        <w:r>
          <w:t>).</w:t>
        </w:r>
      </w:ins>
      <w:ins w:id="803" w:author="Homberg van den, Marc" w:date="2018-12-06T10:48:00Z">
        <w:r>
          <w:t xml:space="preserve"> This research presents an evaluation framework that assesses </w:t>
        </w:r>
        <w:proofErr w:type="spellStart"/>
        <w:r>
          <w:t>GloFAS</w:t>
        </w:r>
        <w:proofErr w:type="spellEnd"/>
        <w:r>
          <w:t xml:space="preserve"> forecasting skills in Zambia, which is a country that has experienced many devastating flood events over the past decade. The predictive skill is assessed on a so-called hindcast mode, using daily forecasts for the years xx over lead times from 1 to 30 days.</w:t>
        </w:r>
      </w:ins>
    </w:p>
    <w:p w14:paraId="1AAC340F" w14:textId="77777777" w:rsidR="004D25BE" w:rsidRDefault="009808DA" w:rsidP="01736308">
      <w:pPr>
        <w:rPr>
          <w:ins w:id="804" w:author="Homberg van den, Marc" w:date="2018-12-06T12:27:00Z"/>
        </w:rPr>
      </w:pPr>
      <w:ins w:id="805" w:author="Homberg van den, Marc" w:date="2018-12-06T10:48:00Z">
        <w:r>
          <w:t xml:space="preserve">The skill is examined from two different perspectives: </w:t>
        </w:r>
      </w:ins>
    </w:p>
    <w:p w14:paraId="34BF7685" w14:textId="77777777" w:rsidR="004D25BE" w:rsidRDefault="009808DA" w:rsidP="01736308">
      <w:pPr>
        <w:rPr>
          <w:ins w:id="806" w:author="Homberg van den, Marc" w:date="2018-12-06T12:27:00Z"/>
        </w:rPr>
      </w:pPr>
      <w:ins w:id="807" w:author="Homberg van den, Marc" w:date="2018-12-06T10:48:00Z">
        <w:r>
          <w:t xml:space="preserve">a) by calculating several verification scores at every river point of the </w:t>
        </w:r>
      </w:ins>
      <w:ins w:id="808" w:author="Homberg van den, Marc" w:date="2018-12-06T10:49:00Z">
        <w:r w:rsidR="000D14C9">
          <w:t>Zambian</w:t>
        </w:r>
      </w:ins>
      <w:ins w:id="809" w:author="Homberg van den, Marc" w:date="2018-12-06T10:48:00Z">
        <w:r>
          <w:t xml:space="preserve"> river network</w:t>
        </w:r>
      </w:ins>
    </w:p>
    <w:p w14:paraId="39220A4A" w14:textId="30328F14" w:rsidR="000D14C9" w:rsidRDefault="009808DA" w:rsidP="2EA27C94">
      <w:pPr>
        <w:rPr>
          <w:ins w:id="810" w:author="Homberg van den, Marc" w:date="2018-12-06T10:49:00Z"/>
        </w:rPr>
      </w:pPr>
      <w:ins w:id="811" w:author="Homberg van den, Marc" w:date="2018-12-06T10:48:00Z">
        <w:r>
          <w:t xml:space="preserve">b) through an event-based analysis, by comparing the flood signals against collected information from multiple disaster databases such as </w:t>
        </w:r>
      </w:ins>
      <w:ins w:id="812" w:author="Homberg van den, Marc" w:date="2018-12-06T10:49:00Z">
        <w:r w:rsidR="000D14C9">
          <w:t>xx</w:t>
        </w:r>
      </w:ins>
      <w:ins w:id="813" w:author="Homberg van den, Marc" w:date="2018-12-06T10:48:00Z">
        <w:r>
          <w:t xml:space="preserve">. </w:t>
        </w:r>
      </w:ins>
    </w:p>
    <w:p w14:paraId="1C1172A0" w14:textId="5DEAF0D0" w:rsidR="009808DA" w:rsidRDefault="009808DA" w:rsidP="2EA27C94">
      <w:pPr>
        <w:rPr>
          <w:ins w:id="814" w:author="Homberg van den, Marc" w:date="2018-12-06T12:29:00Z"/>
        </w:rPr>
      </w:pPr>
      <w:ins w:id="815" w:author="Homberg van den, Marc" w:date="2018-12-06T10:48:00Z">
        <w:r>
          <w:t>Finally, the quantile mapping technique was applied in order to evaluate whether a simple post-processing may be of use to humanitarian organizations and decision-makers for better preventive flood risk management planning.</w:t>
        </w:r>
      </w:ins>
    </w:p>
    <w:p w14:paraId="192556AC" w14:textId="06DF454F" w:rsidR="00A276A8" w:rsidRDefault="00A276A8" w:rsidP="009808DA">
      <w:pPr>
        <w:rPr>
          <w:ins w:id="816" w:author="Homberg van den, Marc" w:date="2018-12-06T12:30:00Z"/>
        </w:rPr>
      </w:pPr>
      <w:ins w:id="817" w:author="Homberg van den, Marc" w:date="2018-12-06T12:29:00Z">
        <w:r w:rsidRPr="00A276A8">
          <w:t xml:space="preserve">The basin shape files and coordinates for the selected locations </w:t>
        </w:r>
        <w:r>
          <w:t>f</w:t>
        </w:r>
      </w:ins>
      <w:ins w:id="818" w:author="Homberg van den, Marc" w:date="2018-12-06T12:30:00Z">
        <w:r>
          <w:t>or Zambia</w:t>
        </w:r>
      </w:ins>
      <w:ins w:id="819" w:author="Homberg van den, Marc" w:date="2018-12-06T12:29:00Z">
        <w:r w:rsidRPr="00A276A8">
          <w:t xml:space="preserve"> were used to extract the </w:t>
        </w:r>
        <w:proofErr w:type="spellStart"/>
        <w:r w:rsidRPr="00A276A8">
          <w:t>GloFAS</w:t>
        </w:r>
        <w:proofErr w:type="spellEnd"/>
        <w:r w:rsidRPr="00A276A8">
          <w:t xml:space="preserve"> data for hindcast period. The ensembles of 30 days flow outlook was provided in </w:t>
        </w:r>
        <w:proofErr w:type="spellStart"/>
        <w:r w:rsidRPr="00A276A8">
          <w:t>NetCDF</w:t>
        </w:r>
        <w:proofErr w:type="spellEnd"/>
        <w:r w:rsidRPr="00A276A8">
          <w:t xml:space="preserve"> format. The ensemble mean was extracted for all individual stations. Performance of ensemble mean was analyzed again the observations. The performance of forecast with lead time of 5-days, 10-days, 15-days, 20-days, 25-days and 30-days is presented in this document. Various statistical parameters including mean error (ME), root mean square error (RMSE), </w:t>
        </w:r>
        <w:proofErr w:type="spellStart"/>
        <w:r w:rsidRPr="00A276A8">
          <w:t>nash-sutcliffe</w:t>
        </w:r>
        <w:proofErr w:type="spellEnd"/>
        <w:r w:rsidRPr="00A276A8">
          <w:t xml:space="preserve"> efficiency (NSE), percentage bias (PBIAS) and coefficient of determination (R2) were considered. The hydrographs for the analysis period for different lead time of forecast and histograms representing the sampling of quantiles is also provided for better comparison of flow patterns</w:t>
        </w:r>
      </w:ins>
      <w:ins w:id="820" w:author="Homberg van den, Marc" w:date="2018-12-06T12:30:00Z">
        <w:r>
          <w:t xml:space="preserve"> (ref RIMES document). </w:t>
        </w:r>
      </w:ins>
    </w:p>
    <w:p w14:paraId="3E72ABA9" w14:textId="204C0262" w:rsidR="001610A4" w:rsidRDefault="001610A4" w:rsidP="2EA27C94">
      <w:pPr>
        <w:rPr>
          <w:ins w:id="821" w:author="Homberg van den, Marc" w:date="2018-12-06T10:49:00Z"/>
        </w:rPr>
      </w:pPr>
      <w:ins w:id="822" w:author="Homberg van den, Marc" w:date="2018-12-06T12:30:00Z">
        <w:r>
          <w:lastRenderedPageBreak/>
          <w:t>SHOULD WE ALSO EVALUATE 5, 10, 15, 20 AND 15 DAYS FORECASTS?</w:t>
        </w:r>
      </w:ins>
    </w:p>
    <w:p w14:paraId="56CE603A" w14:textId="5330398D" w:rsidR="001610A4" w:rsidRPr="000565BC" w:rsidRDefault="001610A4" w:rsidP="001610A4">
      <w:pPr>
        <w:pStyle w:val="Bijschrift"/>
        <w:rPr>
          <w:ins w:id="823" w:author="Homberg van den, Marc" w:date="2018-12-06T12:34:00Z"/>
          <w:rFonts w:eastAsia="Helvetica Neue"/>
        </w:rPr>
      </w:pPr>
      <w:ins w:id="824" w:author="Homberg van den, Marc" w:date="2018-12-06T12:34:00Z">
        <w:r>
          <w:t xml:space="preserve">Table </w:t>
        </w:r>
        <w:r>
          <w:fldChar w:fldCharType="begin"/>
        </w:r>
        <w:r>
          <w:instrText xml:space="preserve"> SEQ Table \* ARABIC </w:instrText>
        </w:r>
        <w:r>
          <w:fldChar w:fldCharType="separate"/>
        </w:r>
        <w:r w:rsidR="004D4A36">
          <w:rPr>
            <w:noProof/>
          </w:rPr>
          <w:t>2</w:t>
        </w:r>
        <w:r>
          <w:fldChar w:fldCharType="end"/>
        </w:r>
      </w:ins>
      <w:ins w:id="825" w:author="Homberg van den, Marc" w:date="2018-12-06T12:35:00Z">
        <w:r w:rsidR="004D4A36">
          <w:t xml:space="preserve"> </w:t>
        </w:r>
      </w:ins>
      <w:ins w:id="826" w:author="Homberg van den, Marc" w:date="2018-12-06T12:34:00Z">
        <w:r w:rsidR="004D4A36">
          <w:t xml:space="preserve"> </w:t>
        </w:r>
      </w:ins>
      <w:ins w:id="827" w:author="Homberg van den, Marc" w:date="2018-12-06T12:35:00Z">
        <w:r w:rsidR="004D4A36" w:rsidRPr="004D4A36">
          <w:t>Comparison of flow statistics of the observed and GLOFAS forecasted flow series for xx area, unit m^3/s</w:t>
        </w:r>
      </w:ins>
    </w:p>
    <w:tbl>
      <w:tblPr>
        <w:tblStyle w:val="Tabelraster"/>
        <w:tblW w:w="0" w:type="auto"/>
        <w:tblLook w:val="04A0" w:firstRow="1" w:lastRow="0" w:firstColumn="1" w:lastColumn="0" w:noHBand="0" w:noVBand="1"/>
      </w:tblPr>
      <w:tblGrid>
        <w:gridCol w:w="1812"/>
        <w:gridCol w:w="1812"/>
        <w:gridCol w:w="1812"/>
        <w:gridCol w:w="1813"/>
        <w:gridCol w:w="1813"/>
      </w:tblGrid>
      <w:tr w:rsidR="001610A4" w14:paraId="491CDA28" w14:textId="77777777" w:rsidTr="2EA27C94">
        <w:trPr>
          <w:ins w:id="828" w:author="Homberg van den, Marc" w:date="2018-12-06T12:33:00Z"/>
        </w:trPr>
        <w:tc>
          <w:tcPr>
            <w:tcW w:w="1812" w:type="dxa"/>
          </w:tcPr>
          <w:p w14:paraId="1EA407C3" w14:textId="224C9987" w:rsidR="001610A4" w:rsidRDefault="001610A4" w:rsidP="2EA27C94">
            <w:pPr>
              <w:rPr>
                <w:ins w:id="829" w:author="Homberg van den, Marc" w:date="2018-12-06T12:33:00Z"/>
              </w:rPr>
            </w:pPr>
            <w:ins w:id="830" w:author="Homberg van den, Marc" w:date="2018-12-06T12:33:00Z">
              <w:r>
                <w:t>Statistics</w:t>
              </w:r>
            </w:ins>
          </w:p>
        </w:tc>
        <w:tc>
          <w:tcPr>
            <w:tcW w:w="1812" w:type="dxa"/>
          </w:tcPr>
          <w:p w14:paraId="15CA8DB9" w14:textId="4976440D" w:rsidR="001610A4" w:rsidRDefault="001610A4" w:rsidP="2EA27C94">
            <w:pPr>
              <w:rPr>
                <w:ins w:id="831" w:author="Homberg van den, Marc" w:date="2018-12-06T12:33:00Z"/>
              </w:rPr>
            </w:pPr>
            <w:ins w:id="832" w:author="Homberg van den, Marc" w:date="2018-12-06T12:33:00Z">
              <w:r>
                <w:t>Observation</w:t>
              </w:r>
            </w:ins>
          </w:p>
        </w:tc>
        <w:tc>
          <w:tcPr>
            <w:tcW w:w="1812" w:type="dxa"/>
          </w:tcPr>
          <w:p w14:paraId="16ABA96F" w14:textId="25C89C4D" w:rsidR="001610A4" w:rsidRDefault="001610A4" w:rsidP="2EA27C94">
            <w:pPr>
              <w:rPr>
                <w:ins w:id="833" w:author="Homberg van den, Marc" w:date="2018-12-06T12:33:00Z"/>
              </w:rPr>
            </w:pPr>
            <w:ins w:id="834" w:author="Homberg van den, Marc" w:date="2018-12-06T12:33:00Z">
              <w:r>
                <w:t>5-day forecast</w:t>
              </w:r>
            </w:ins>
          </w:p>
        </w:tc>
        <w:tc>
          <w:tcPr>
            <w:tcW w:w="1813" w:type="dxa"/>
          </w:tcPr>
          <w:p w14:paraId="528FB5C7" w14:textId="706CA11B" w:rsidR="001610A4" w:rsidRDefault="001610A4" w:rsidP="2EA27C94">
            <w:pPr>
              <w:rPr>
                <w:ins w:id="835" w:author="Homberg van den, Marc" w:date="2018-12-06T12:33:00Z"/>
              </w:rPr>
            </w:pPr>
            <w:ins w:id="836" w:author="Homberg van den, Marc" w:date="2018-12-06T12:33:00Z">
              <w:r>
                <w:t>x-day forecast</w:t>
              </w:r>
            </w:ins>
          </w:p>
        </w:tc>
        <w:tc>
          <w:tcPr>
            <w:tcW w:w="1813" w:type="dxa"/>
          </w:tcPr>
          <w:p w14:paraId="6E3D84CF" w14:textId="45A02CDE" w:rsidR="001610A4" w:rsidRDefault="001610A4" w:rsidP="2EA27C94">
            <w:pPr>
              <w:rPr>
                <w:ins w:id="837" w:author="Homberg van den, Marc" w:date="2018-12-06T12:33:00Z"/>
              </w:rPr>
            </w:pPr>
            <w:ins w:id="838" w:author="Homberg van den, Marc" w:date="2018-12-06T12:33:00Z">
              <w:r>
                <w:t>30-day forecast</w:t>
              </w:r>
            </w:ins>
          </w:p>
        </w:tc>
      </w:tr>
      <w:tr w:rsidR="001610A4" w14:paraId="1B66391E" w14:textId="77777777" w:rsidTr="2EA27C94">
        <w:trPr>
          <w:ins w:id="839" w:author="Homberg van den, Marc" w:date="2018-12-06T12:33:00Z"/>
        </w:trPr>
        <w:tc>
          <w:tcPr>
            <w:tcW w:w="1812" w:type="dxa"/>
          </w:tcPr>
          <w:p w14:paraId="72EA0C2A" w14:textId="4000E37D" w:rsidR="001610A4" w:rsidRDefault="001610A4" w:rsidP="2EA27C94">
            <w:pPr>
              <w:rPr>
                <w:ins w:id="840" w:author="Homberg van den, Marc" w:date="2018-12-06T12:33:00Z"/>
              </w:rPr>
            </w:pPr>
            <w:ins w:id="841" w:author="Homberg van den, Marc" w:date="2018-12-06T12:33:00Z">
              <w:r>
                <w:t>Minimum</w:t>
              </w:r>
            </w:ins>
          </w:p>
        </w:tc>
        <w:tc>
          <w:tcPr>
            <w:tcW w:w="1812" w:type="dxa"/>
          </w:tcPr>
          <w:p w14:paraId="17E1AD15" w14:textId="77777777" w:rsidR="001610A4" w:rsidRDefault="001610A4" w:rsidP="009808DA">
            <w:pPr>
              <w:rPr>
                <w:ins w:id="842" w:author="Homberg van den, Marc" w:date="2018-12-06T12:33:00Z"/>
              </w:rPr>
            </w:pPr>
          </w:p>
        </w:tc>
        <w:tc>
          <w:tcPr>
            <w:tcW w:w="1812" w:type="dxa"/>
          </w:tcPr>
          <w:p w14:paraId="47B9C1FD" w14:textId="77777777" w:rsidR="001610A4" w:rsidRDefault="001610A4" w:rsidP="009808DA">
            <w:pPr>
              <w:rPr>
                <w:ins w:id="843" w:author="Homberg van den, Marc" w:date="2018-12-06T12:33:00Z"/>
              </w:rPr>
            </w:pPr>
          </w:p>
        </w:tc>
        <w:tc>
          <w:tcPr>
            <w:tcW w:w="1813" w:type="dxa"/>
          </w:tcPr>
          <w:p w14:paraId="3C53EC10" w14:textId="77777777" w:rsidR="001610A4" w:rsidRDefault="001610A4" w:rsidP="009808DA">
            <w:pPr>
              <w:rPr>
                <w:ins w:id="844" w:author="Homberg van den, Marc" w:date="2018-12-06T12:33:00Z"/>
              </w:rPr>
            </w:pPr>
          </w:p>
        </w:tc>
        <w:tc>
          <w:tcPr>
            <w:tcW w:w="1813" w:type="dxa"/>
          </w:tcPr>
          <w:p w14:paraId="7A9403E4" w14:textId="77777777" w:rsidR="001610A4" w:rsidRDefault="001610A4" w:rsidP="009808DA">
            <w:pPr>
              <w:rPr>
                <w:ins w:id="845" w:author="Homberg van den, Marc" w:date="2018-12-06T12:33:00Z"/>
              </w:rPr>
            </w:pPr>
          </w:p>
        </w:tc>
      </w:tr>
      <w:tr w:rsidR="001610A4" w14:paraId="67B1E4CB" w14:textId="77777777" w:rsidTr="2EA27C94">
        <w:trPr>
          <w:ins w:id="846" w:author="Homberg van den, Marc" w:date="2018-12-06T12:33:00Z"/>
        </w:trPr>
        <w:tc>
          <w:tcPr>
            <w:tcW w:w="1812" w:type="dxa"/>
          </w:tcPr>
          <w:p w14:paraId="3BA9EDF8" w14:textId="76B08EF0" w:rsidR="001610A4" w:rsidRDefault="001610A4" w:rsidP="2EA27C94">
            <w:pPr>
              <w:rPr>
                <w:ins w:id="847" w:author="Homberg van den, Marc" w:date="2018-12-06T12:33:00Z"/>
              </w:rPr>
            </w:pPr>
            <w:ins w:id="848" w:author="Homberg van den, Marc" w:date="2018-12-06T12:33:00Z">
              <w:r>
                <w:t>Maximum</w:t>
              </w:r>
            </w:ins>
          </w:p>
        </w:tc>
        <w:tc>
          <w:tcPr>
            <w:tcW w:w="1812" w:type="dxa"/>
          </w:tcPr>
          <w:p w14:paraId="011B142C" w14:textId="77777777" w:rsidR="001610A4" w:rsidRDefault="001610A4" w:rsidP="009808DA">
            <w:pPr>
              <w:rPr>
                <w:ins w:id="849" w:author="Homberg van den, Marc" w:date="2018-12-06T12:33:00Z"/>
              </w:rPr>
            </w:pPr>
          </w:p>
        </w:tc>
        <w:tc>
          <w:tcPr>
            <w:tcW w:w="1812" w:type="dxa"/>
          </w:tcPr>
          <w:p w14:paraId="06E17DA2" w14:textId="77777777" w:rsidR="001610A4" w:rsidRDefault="001610A4" w:rsidP="009808DA">
            <w:pPr>
              <w:rPr>
                <w:ins w:id="850" w:author="Homberg van den, Marc" w:date="2018-12-06T12:33:00Z"/>
              </w:rPr>
            </w:pPr>
          </w:p>
        </w:tc>
        <w:tc>
          <w:tcPr>
            <w:tcW w:w="1813" w:type="dxa"/>
          </w:tcPr>
          <w:p w14:paraId="139D5253" w14:textId="77777777" w:rsidR="001610A4" w:rsidRDefault="001610A4" w:rsidP="009808DA">
            <w:pPr>
              <w:rPr>
                <w:ins w:id="851" w:author="Homberg van den, Marc" w:date="2018-12-06T12:33:00Z"/>
              </w:rPr>
            </w:pPr>
          </w:p>
        </w:tc>
        <w:tc>
          <w:tcPr>
            <w:tcW w:w="1813" w:type="dxa"/>
          </w:tcPr>
          <w:p w14:paraId="156BE80D" w14:textId="77777777" w:rsidR="001610A4" w:rsidRDefault="001610A4" w:rsidP="009808DA">
            <w:pPr>
              <w:rPr>
                <w:ins w:id="852" w:author="Homberg van den, Marc" w:date="2018-12-06T12:33:00Z"/>
              </w:rPr>
            </w:pPr>
          </w:p>
        </w:tc>
      </w:tr>
      <w:tr w:rsidR="001610A4" w14:paraId="6EDFF399" w14:textId="77777777" w:rsidTr="2EA27C94">
        <w:trPr>
          <w:ins w:id="853" w:author="Homberg van den, Marc" w:date="2018-12-06T12:33:00Z"/>
        </w:trPr>
        <w:tc>
          <w:tcPr>
            <w:tcW w:w="1812" w:type="dxa"/>
          </w:tcPr>
          <w:p w14:paraId="2EA32C6E" w14:textId="539801D5" w:rsidR="001610A4" w:rsidRDefault="001610A4" w:rsidP="2EA27C94">
            <w:pPr>
              <w:rPr>
                <w:ins w:id="854" w:author="Homberg van den, Marc" w:date="2018-12-06T12:33:00Z"/>
              </w:rPr>
            </w:pPr>
            <w:ins w:id="855" w:author="Homberg van den, Marc" w:date="2018-12-06T12:33:00Z">
              <w:r>
                <w:t>1</w:t>
              </w:r>
              <w:r w:rsidRPr="001610A4">
                <w:rPr>
                  <w:vertAlign w:val="superscript"/>
                  <w:rPrChange w:id="856" w:author="Homberg van den, Marc" w:date="2018-12-06T12:33:00Z">
                    <w:rPr/>
                  </w:rPrChange>
                </w:rPr>
                <w:t>st</w:t>
              </w:r>
              <w:r>
                <w:t xml:space="preserve"> Quartil</w:t>
              </w:r>
            </w:ins>
            <w:ins w:id="857" w:author="Homberg van den, Marc" w:date="2018-12-06T12:34:00Z">
              <w:r>
                <w:t>e</w:t>
              </w:r>
            </w:ins>
          </w:p>
        </w:tc>
        <w:tc>
          <w:tcPr>
            <w:tcW w:w="1812" w:type="dxa"/>
          </w:tcPr>
          <w:p w14:paraId="44EC50AD" w14:textId="77777777" w:rsidR="001610A4" w:rsidRDefault="001610A4" w:rsidP="009808DA">
            <w:pPr>
              <w:rPr>
                <w:ins w:id="858" w:author="Homberg van den, Marc" w:date="2018-12-06T12:33:00Z"/>
              </w:rPr>
            </w:pPr>
          </w:p>
        </w:tc>
        <w:tc>
          <w:tcPr>
            <w:tcW w:w="1812" w:type="dxa"/>
          </w:tcPr>
          <w:p w14:paraId="38DFD916" w14:textId="77777777" w:rsidR="001610A4" w:rsidRDefault="001610A4" w:rsidP="009808DA">
            <w:pPr>
              <w:rPr>
                <w:ins w:id="859" w:author="Homberg van den, Marc" w:date="2018-12-06T12:33:00Z"/>
              </w:rPr>
            </w:pPr>
          </w:p>
        </w:tc>
        <w:tc>
          <w:tcPr>
            <w:tcW w:w="1813" w:type="dxa"/>
          </w:tcPr>
          <w:p w14:paraId="7E97EB78" w14:textId="77777777" w:rsidR="001610A4" w:rsidRDefault="001610A4" w:rsidP="009808DA">
            <w:pPr>
              <w:rPr>
                <w:ins w:id="860" w:author="Homberg van den, Marc" w:date="2018-12-06T12:33:00Z"/>
              </w:rPr>
            </w:pPr>
          </w:p>
        </w:tc>
        <w:tc>
          <w:tcPr>
            <w:tcW w:w="1813" w:type="dxa"/>
          </w:tcPr>
          <w:p w14:paraId="25314991" w14:textId="77777777" w:rsidR="001610A4" w:rsidRDefault="001610A4" w:rsidP="009808DA">
            <w:pPr>
              <w:rPr>
                <w:ins w:id="861" w:author="Homberg van den, Marc" w:date="2018-12-06T12:33:00Z"/>
              </w:rPr>
            </w:pPr>
          </w:p>
        </w:tc>
      </w:tr>
      <w:tr w:rsidR="001610A4" w14:paraId="1B8DCBC4" w14:textId="77777777" w:rsidTr="2EA27C94">
        <w:trPr>
          <w:ins w:id="862" w:author="Homberg van den, Marc" w:date="2018-12-06T12:33:00Z"/>
        </w:trPr>
        <w:tc>
          <w:tcPr>
            <w:tcW w:w="1812" w:type="dxa"/>
          </w:tcPr>
          <w:p w14:paraId="20913011" w14:textId="15858890" w:rsidR="001610A4" w:rsidRDefault="001610A4" w:rsidP="2EA27C94">
            <w:pPr>
              <w:rPr>
                <w:ins w:id="863" w:author="Homberg van den, Marc" w:date="2018-12-06T12:33:00Z"/>
              </w:rPr>
            </w:pPr>
            <w:ins w:id="864" w:author="Homberg van den, Marc" w:date="2018-12-06T12:34:00Z">
              <w:r>
                <w:t>Median</w:t>
              </w:r>
            </w:ins>
          </w:p>
        </w:tc>
        <w:tc>
          <w:tcPr>
            <w:tcW w:w="1812" w:type="dxa"/>
          </w:tcPr>
          <w:p w14:paraId="7CEDBCD6" w14:textId="77777777" w:rsidR="001610A4" w:rsidRDefault="001610A4" w:rsidP="009808DA">
            <w:pPr>
              <w:rPr>
                <w:ins w:id="865" w:author="Homberg van den, Marc" w:date="2018-12-06T12:33:00Z"/>
              </w:rPr>
            </w:pPr>
          </w:p>
        </w:tc>
        <w:tc>
          <w:tcPr>
            <w:tcW w:w="1812" w:type="dxa"/>
          </w:tcPr>
          <w:p w14:paraId="47725494" w14:textId="77777777" w:rsidR="001610A4" w:rsidRDefault="001610A4" w:rsidP="009808DA">
            <w:pPr>
              <w:rPr>
                <w:ins w:id="866" w:author="Homberg van den, Marc" w:date="2018-12-06T12:33:00Z"/>
              </w:rPr>
            </w:pPr>
          </w:p>
        </w:tc>
        <w:tc>
          <w:tcPr>
            <w:tcW w:w="1813" w:type="dxa"/>
          </w:tcPr>
          <w:p w14:paraId="08238EE8" w14:textId="77777777" w:rsidR="001610A4" w:rsidRDefault="001610A4" w:rsidP="009808DA">
            <w:pPr>
              <w:rPr>
                <w:ins w:id="867" w:author="Homberg van den, Marc" w:date="2018-12-06T12:33:00Z"/>
              </w:rPr>
            </w:pPr>
          </w:p>
        </w:tc>
        <w:tc>
          <w:tcPr>
            <w:tcW w:w="1813" w:type="dxa"/>
          </w:tcPr>
          <w:p w14:paraId="572E054A" w14:textId="77777777" w:rsidR="001610A4" w:rsidRDefault="001610A4" w:rsidP="009808DA">
            <w:pPr>
              <w:rPr>
                <w:ins w:id="868" w:author="Homberg van den, Marc" w:date="2018-12-06T12:33:00Z"/>
              </w:rPr>
            </w:pPr>
          </w:p>
        </w:tc>
      </w:tr>
      <w:tr w:rsidR="001610A4" w14:paraId="6497ABCA" w14:textId="77777777" w:rsidTr="2EA27C94">
        <w:trPr>
          <w:ins w:id="869" w:author="Homberg van den, Marc" w:date="2018-12-06T12:33:00Z"/>
        </w:trPr>
        <w:tc>
          <w:tcPr>
            <w:tcW w:w="1812" w:type="dxa"/>
          </w:tcPr>
          <w:p w14:paraId="29CED68D" w14:textId="5521E2B4" w:rsidR="001610A4" w:rsidRDefault="001610A4" w:rsidP="2EA27C94">
            <w:pPr>
              <w:rPr>
                <w:ins w:id="870" w:author="Homberg van den, Marc" w:date="2018-12-06T12:33:00Z"/>
              </w:rPr>
            </w:pPr>
            <w:ins w:id="871" w:author="Homberg van den, Marc" w:date="2018-12-06T12:34:00Z">
              <w:r>
                <w:t>3</w:t>
              </w:r>
              <w:r w:rsidRPr="001610A4">
                <w:rPr>
                  <w:vertAlign w:val="superscript"/>
                  <w:rPrChange w:id="872" w:author="Homberg van den, Marc" w:date="2018-12-06T12:34:00Z">
                    <w:rPr/>
                  </w:rPrChange>
                </w:rPr>
                <w:t>rd</w:t>
              </w:r>
              <w:r>
                <w:t xml:space="preserve"> Quartile</w:t>
              </w:r>
            </w:ins>
          </w:p>
        </w:tc>
        <w:tc>
          <w:tcPr>
            <w:tcW w:w="1812" w:type="dxa"/>
          </w:tcPr>
          <w:p w14:paraId="7F09A979" w14:textId="77777777" w:rsidR="001610A4" w:rsidRDefault="001610A4" w:rsidP="009808DA">
            <w:pPr>
              <w:rPr>
                <w:ins w:id="873" w:author="Homberg van den, Marc" w:date="2018-12-06T12:33:00Z"/>
              </w:rPr>
            </w:pPr>
          </w:p>
        </w:tc>
        <w:tc>
          <w:tcPr>
            <w:tcW w:w="1812" w:type="dxa"/>
          </w:tcPr>
          <w:p w14:paraId="30B78763" w14:textId="77777777" w:rsidR="001610A4" w:rsidRDefault="001610A4" w:rsidP="009808DA">
            <w:pPr>
              <w:rPr>
                <w:ins w:id="874" w:author="Homberg van den, Marc" w:date="2018-12-06T12:33:00Z"/>
              </w:rPr>
            </w:pPr>
          </w:p>
        </w:tc>
        <w:tc>
          <w:tcPr>
            <w:tcW w:w="1813" w:type="dxa"/>
          </w:tcPr>
          <w:p w14:paraId="0BD1A155" w14:textId="77777777" w:rsidR="001610A4" w:rsidRDefault="001610A4" w:rsidP="009808DA">
            <w:pPr>
              <w:rPr>
                <w:ins w:id="875" w:author="Homberg van den, Marc" w:date="2018-12-06T12:33:00Z"/>
              </w:rPr>
            </w:pPr>
          </w:p>
        </w:tc>
        <w:tc>
          <w:tcPr>
            <w:tcW w:w="1813" w:type="dxa"/>
          </w:tcPr>
          <w:p w14:paraId="0426EE7C" w14:textId="77777777" w:rsidR="001610A4" w:rsidRDefault="001610A4" w:rsidP="009808DA">
            <w:pPr>
              <w:rPr>
                <w:ins w:id="876" w:author="Homberg van den, Marc" w:date="2018-12-06T12:33:00Z"/>
              </w:rPr>
            </w:pPr>
          </w:p>
        </w:tc>
      </w:tr>
      <w:tr w:rsidR="001610A4" w14:paraId="375B9072" w14:textId="77777777" w:rsidTr="2EA27C94">
        <w:trPr>
          <w:ins w:id="877" w:author="Homberg van den, Marc" w:date="2018-12-06T12:33:00Z"/>
        </w:trPr>
        <w:tc>
          <w:tcPr>
            <w:tcW w:w="1812" w:type="dxa"/>
          </w:tcPr>
          <w:p w14:paraId="29A64CAF" w14:textId="30ADCD3D" w:rsidR="001610A4" w:rsidRDefault="001610A4" w:rsidP="2EA27C94">
            <w:pPr>
              <w:rPr>
                <w:ins w:id="878" w:author="Homberg van den, Marc" w:date="2018-12-06T12:33:00Z"/>
              </w:rPr>
            </w:pPr>
            <w:ins w:id="879" w:author="Homberg van den, Marc" w:date="2018-12-06T12:34:00Z">
              <w:r>
                <w:t>Mean</w:t>
              </w:r>
            </w:ins>
          </w:p>
        </w:tc>
        <w:tc>
          <w:tcPr>
            <w:tcW w:w="1812" w:type="dxa"/>
          </w:tcPr>
          <w:p w14:paraId="6BD8A96B" w14:textId="77777777" w:rsidR="001610A4" w:rsidRDefault="001610A4" w:rsidP="009808DA">
            <w:pPr>
              <w:rPr>
                <w:ins w:id="880" w:author="Homberg van den, Marc" w:date="2018-12-06T12:33:00Z"/>
              </w:rPr>
            </w:pPr>
          </w:p>
        </w:tc>
        <w:tc>
          <w:tcPr>
            <w:tcW w:w="1812" w:type="dxa"/>
          </w:tcPr>
          <w:p w14:paraId="71E85186" w14:textId="77777777" w:rsidR="001610A4" w:rsidRDefault="001610A4" w:rsidP="009808DA">
            <w:pPr>
              <w:rPr>
                <w:ins w:id="881" w:author="Homberg van den, Marc" w:date="2018-12-06T12:33:00Z"/>
              </w:rPr>
            </w:pPr>
          </w:p>
        </w:tc>
        <w:tc>
          <w:tcPr>
            <w:tcW w:w="1813" w:type="dxa"/>
          </w:tcPr>
          <w:p w14:paraId="788C71FE" w14:textId="77777777" w:rsidR="001610A4" w:rsidRDefault="001610A4" w:rsidP="009808DA">
            <w:pPr>
              <w:rPr>
                <w:ins w:id="882" w:author="Homberg van den, Marc" w:date="2018-12-06T12:33:00Z"/>
              </w:rPr>
            </w:pPr>
          </w:p>
        </w:tc>
        <w:tc>
          <w:tcPr>
            <w:tcW w:w="1813" w:type="dxa"/>
          </w:tcPr>
          <w:p w14:paraId="3EFE2844" w14:textId="77777777" w:rsidR="001610A4" w:rsidRDefault="001610A4" w:rsidP="009808DA">
            <w:pPr>
              <w:rPr>
                <w:ins w:id="883" w:author="Homberg van den, Marc" w:date="2018-12-06T12:33:00Z"/>
              </w:rPr>
            </w:pPr>
          </w:p>
        </w:tc>
      </w:tr>
      <w:tr w:rsidR="001610A4" w14:paraId="6AC7437E" w14:textId="77777777" w:rsidTr="2EA27C94">
        <w:trPr>
          <w:ins w:id="884" w:author="Homberg van den, Marc" w:date="2018-12-06T12:33:00Z"/>
        </w:trPr>
        <w:tc>
          <w:tcPr>
            <w:tcW w:w="1812" w:type="dxa"/>
          </w:tcPr>
          <w:p w14:paraId="4EC133CA" w14:textId="117544EC" w:rsidR="001610A4" w:rsidRDefault="001610A4" w:rsidP="2EA27C94">
            <w:pPr>
              <w:rPr>
                <w:ins w:id="885" w:author="Homberg van den, Marc" w:date="2018-12-06T12:33:00Z"/>
              </w:rPr>
            </w:pPr>
            <w:ins w:id="886" w:author="Homberg van den, Marc" w:date="2018-12-06T12:34:00Z">
              <w:r>
                <w:t>Standard deviation (n-1)</w:t>
              </w:r>
            </w:ins>
          </w:p>
        </w:tc>
        <w:tc>
          <w:tcPr>
            <w:tcW w:w="1812" w:type="dxa"/>
          </w:tcPr>
          <w:p w14:paraId="64ECA612" w14:textId="77777777" w:rsidR="001610A4" w:rsidRDefault="001610A4" w:rsidP="009808DA">
            <w:pPr>
              <w:rPr>
                <w:ins w:id="887" w:author="Homberg van den, Marc" w:date="2018-12-06T12:33:00Z"/>
              </w:rPr>
            </w:pPr>
          </w:p>
        </w:tc>
        <w:tc>
          <w:tcPr>
            <w:tcW w:w="1812" w:type="dxa"/>
          </w:tcPr>
          <w:p w14:paraId="65ABEAA3" w14:textId="77777777" w:rsidR="001610A4" w:rsidRDefault="001610A4" w:rsidP="009808DA">
            <w:pPr>
              <w:rPr>
                <w:ins w:id="888" w:author="Homberg van den, Marc" w:date="2018-12-06T12:33:00Z"/>
              </w:rPr>
            </w:pPr>
          </w:p>
        </w:tc>
        <w:tc>
          <w:tcPr>
            <w:tcW w:w="1813" w:type="dxa"/>
          </w:tcPr>
          <w:p w14:paraId="0F5550DA" w14:textId="77777777" w:rsidR="001610A4" w:rsidRDefault="001610A4" w:rsidP="009808DA">
            <w:pPr>
              <w:rPr>
                <w:ins w:id="889" w:author="Homberg van den, Marc" w:date="2018-12-06T12:33:00Z"/>
              </w:rPr>
            </w:pPr>
          </w:p>
        </w:tc>
        <w:tc>
          <w:tcPr>
            <w:tcW w:w="1813" w:type="dxa"/>
          </w:tcPr>
          <w:p w14:paraId="570B624F" w14:textId="77777777" w:rsidR="001610A4" w:rsidRDefault="001610A4" w:rsidP="009808DA">
            <w:pPr>
              <w:rPr>
                <w:ins w:id="890" w:author="Homberg van den, Marc" w:date="2018-12-06T12:33:00Z"/>
              </w:rPr>
            </w:pPr>
          </w:p>
        </w:tc>
      </w:tr>
      <w:tr w:rsidR="001610A4" w14:paraId="20FB8B02" w14:textId="77777777" w:rsidTr="2EA27C94">
        <w:trPr>
          <w:ins w:id="891" w:author="Homberg van den, Marc" w:date="2018-12-06T12:34:00Z"/>
        </w:trPr>
        <w:tc>
          <w:tcPr>
            <w:tcW w:w="1812" w:type="dxa"/>
          </w:tcPr>
          <w:p w14:paraId="60B8AA15" w14:textId="52564D61" w:rsidR="001610A4" w:rsidRDefault="001610A4" w:rsidP="2EA27C94">
            <w:pPr>
              <w:rPr>
                <w:ins w:id="892" w:author="Homberg van den, Marc" w:date="2018-12-06T12:34:00Z"/>
              </w:rPr>
            </w:pPr>
            <w:ins w:id="893" w:author="Homberg van den, Marc" w:date="2018-12-06T12:34:00Z">
              <w:r>
                <w:t>Standard error of the mean</w:t>
              </w:r>
            </w:ins>
          </w:p>
        </w:tc>
        <w:tc>
          <w:tcPr>
            <w:tcW w:w="1812" w:type="dxa"/>
          </w:tcPr>
          <w:p w14:paraId="2761D267" w14:textId="77777777" w:rsidR="001610A4" w:rsidRDefault="001610A4" w:rsidP="009808DA">
            <w:pPr>
              <w:rPr>
                <w:ins w:id="894" w:author="Homberg van den, Marc" w:date="2018-12-06T12:34:00Z"/>
              </w:rPr>
            </w:pPr>
          </w:p>
        </w:tc>
        <w:tc>
          <w:tcPr>
            <w:tcW w:w="1812" w:type="dxa"/>
          </w:tcPr>
          <w:p w14:paraId="6ED18D09" w14:textId="77777777" w:rsidR="001610A4" w:rsidRDefault="001610A4" w:rsidP="009808DA">
            <w:pPr>
              <w:rPr>
                <w:ins w:id="895" w:author="Homberg van den, Marc" w:date="2018-12-06T12:34:00Z"/>
              </w:rPr>
            </w:pPr>
          </w:p>
        </w:tc>
        <w:tc>
          <w:tcPr>
            <w:tcW w:w="1813" w:type="dxa"/>
          </w:tcPr>
          <w:p w14:paraId="781C8761" w14:textId="77777777" w:rsidR="001610A4" w:rsidRDefault="001610A4" w:rsidP="009808DA">
            <w:pPr>
              <w:rPr>
                <w:ins w:id="896" w:author="Homberg van den, Marc" w:date="2018-12-06T12:34:00Z"/>
              </w:rPr>
            </w:pPr>
          </w:p>
        </w:tc>
        <w:tc>
          <w:tcPr>
            <w:tcW w:w="1813" w:type="dxa"/>
          </w:tcPr>
          <w:p w14:paraId="798290D7" w14:textId="77777777" w:rsidR="001610A4" w:rsidRDefault="001610A4" w:rsidP="009808DA">
            <w:pPr>
              <w:rPr>
                <w:ins w:id="897" w:author="Homberg van den, Marc" w:date="2018-12-06T12:34:00Z"/>
              </w:rPr>
            </w:pPr>
          </w:p>
        </w:tc>
      </w:tr>
    </w:tbl>
    <w:p w14:paraId="18725DB7" w14:textId="727034EE" w:rsidR="001610A4" w:rsidRDefault="001610A4" w:rsidP="009808DA">
      <w:pPr>
        <w:rPr>
          <w:ins w:id="898" w:author="Homberg van den, Marc" w:date="2018-12-06T12:35:00Z"/>
        </w:rPr>
      </w:pPr>
    </w:p>
    <w:p w14:paraId="327E56A4" w14:textId="00289839" w:rsidR="004D4A36" w:rsidRDefault="004D4A36" w:rsidP="2EA27C94">
      <w:pPr>
        <w:pStyle w:val="Bijschrift"/>
        <w:rPr>
          <w:ins w:id="899" w:author="Homberg van den, Marc" w:date="2018-12-06T12:35:00Z"/>
        </w:rPr>
      </w:pPr>
      <w:ins w:id="900" w:author="Homberg van den, Marc" w:date="2018-12-06T12:35:00Z">
        <w:r>
          <w:t xml:space="preserve">Table </w:t>
        </w:r>
        <w:r>
          <w:fldChar w:fldCharType="begin"/>
        </w:r>
        <w:r>
          <w:instrText xml:space="preserve"> SEQ Table \* ARABIC </w:instrText>
        </w:r>
        <w:r>
          <w:fldChar w:fldCharType="separate"/>
        </w:r>
        <w:r>
          <w:rPr>
            <w:noProof/>
          </w:rPr>
          <w:t>3</w:t>
        </w:r>
        <w:r>
          <w:fldChar w:fldCharType="end"/>
        </w:r>
        <w:r>
          <w:t xml:space="preserve">  Statistical criteria for examining the accuracy of the forecast time series for xx area</w:t>
        </w:r>
      </w:ins>
    </w:p>
    <w:tbl>
      <w:tblPr>
        <w:tblStyle w:val="Tabelraster"/>
        <w:tblW w:w="0" w:type="auto"/>
        <w:tblLook w:val="04A0" w:firstRow="1" w:lastRow="0" w:firstColumn="1" w:lastColumn="0" w:noHBand="0" w:noVBand="1"/>
      </w:tblPr>
      <w:tblGrid>
        <w:gridCol w:w="1294"/>
        <w:gridCol w:w="1294"/>
        <w:gridCol w:w="1294"/>
        <w:gridCol w:w="1295"/>
        <w:gridCol w:w="1295"/>
        <w:gridCol w:w="1295"/>
        <w:gridCol w:w="1295"/>
      </w:tblGrid>
      <w:tr w:rsidR="004D4A36" w14:paraId="3D834331" w14:textId="77777777" w:rsidTr="2EA27C94">
        <w:trPr>
          <w:ins w:id="901" w:author="Homberg van den, Marc" w:date="2018-12-06T12:36:00Z"/>
        </w:trPr>
        <w:tc>
          <w:tcPr>
            <w:tcW w:w="1294" w:type="dxa"/>
          </w:tcPr>
          <w:p w14:paraId="18075B18" w14:textId="77777777" w:rsidR="004D4A36" w:rsidRDefault="004D4A36" w:rsidP="004D4A36">
            <w:pPr>
              <w:rPr>
                <w:ins w:id="902" w:author="Homberg van den, Marc" w:date="2018-12-06T12:36:00Z"/>
                <w:rFonts w:eastAsia="Helvetica Neue"/>
              </w:rPr>
            </w:pPr>
          </w:p>
        </w:tc>
        <w:tc>
          <w:tcPr>
            <w:tcW w:w="1294" w:type="dxa"/>
          </w:tcPr>
          <w:p w14:paraId="6D3E5D4A" w14:textId="33F3E132" w:rsidR="004D4A36" w:rsidRDefault="004D4A36" w:rsidP="004D4A36">
            <w:pPr>
              <w:rPr>
                <w:ins w:id="903" w:author="Homberg van den, Marc" w:date="2018-12-06T12:36:00Z"/>
                <w:rFonts w:eastAsia="Helvetica Neue"/>
              </w:rPr>
            </w:pPr>
            <w:ins w:id="904" w:author="Homberg van den, Marc" w:date="2018-12-06T12:36:00Z">
              <w:r>
                <w:rPr>
                  <w:rFonts w:eastAsia="Helvetica Neue"/>
                </w:rPr>
                <w:t>MAE</w:t>
              </w:r>
            </w:ins>
          </w:p>
        </w:tc>
        <w:tc>
          <w:tcPr>
            <w:tcW w:w="1294" w:type="dxa"/>
          </w:tcPr>
          <w:p w14:paraId="0C8DDB38" w14:textId="2C33A362" w:rsidR="004D4A36" w:rsidRDefault="004D4A36" w:rsidP="004D4A36">
            <w:pPr>
              <w:rPr>
                <w:ins w:id="905" w:author="Homberg van den, Marc" w:date="2018-12-06T12:36:00Z"/>
                <w:rFonts w:eastAsia="Helvetica Neue"/>
              </w:rPr>
            </w:pPr>
            <w:ins w:id="906" w:author="Homberg van den, Marc" w:date="2018-12-06T12:36:00Z">
              <w:r>
                <w:rPr>
                  <w:rFonts w:eastAsia="Helvetica Neue"/>
                </w:rPr>
                <w:t>ME</w:t>
              </w:r>
            </w:ins>
          </w:p>
        </w:tc>
        <w:tc>
          <w:tcPr>
            <w:tcW w:w="1295" w:type="dxa"/>
          </w:tcPr>
          <w:p w14:paraId="391FA639" w14:textId="78EF5C65" w:rsidR="004D4A36" w:rsidRDefault="004D4A36" w:rsidP="004D4A36">
            <w:pPr>
              <w:rPr>
                <w:ins w:id="907" w:author="Homberg van den, Marc" w:date="2018-12-06T12:36:00Z"/>
                <w:rFonts w:eastAsia="Helvetica Neue"/>
              </w:rPr>
            </w:pPr>
            <w:ins w:id="908" w:author="Homberg van den, Marc" w:date="2018-12-06T12:36:00Z">
              <w:r>
                <w:rPr>
                  <w:rFonts w:eastAsia="Helvetica Neue"/>
                </w:rPr>
                <w:t>SS</w:t>
              </w:r>
            </w:ins>
          </w:p>
        </w:tc>
        <w:tc>
          <w:tcPr>
            <w:tcW w:w="1295" w:type="dxa"/>
          </w:tcPr>
          <w:p w14:paraId="0E389900" w14:textId="5467123F" w:rsidR="004D4A36" w:rsidRDefault="004D4A36" w:rsidP="004D4A36">
            <w:pPr>
              <w:rPr>
                <w:ins w:id="909" w:author="Homberg van den, Marc" w:date="2018-12-06T12:36:00Z"/>
                <w:rFonts w:eastAsia="Helvetica Neue"/>
              </w:rPr>
            </w:pPr>
            <w:ins w:id="910" w:author="Homberg van den, Marc" w:date="2018-12-06T12:36:00Z">
              <w:r>
                <w:rPr>
                  <w:rFonts w:eastAsia="Helvetica Neue"/>
                </w:rPr>
                <w:t>PBIAS</w:t>
              </w:r>
            </w:ins>
          </w:p>
        </w:tc>
        <w:tc>
          <w:tcPr>
            <w:tcW w:w="1295" w:type="dxa"/>
          </w:tcPr>
          <w:p w14:paraId="2C5242A2" w14:textId="68933535" w:rsidR="004D4A36" w:rsidRDefault="004D4A36" w:rsidP="004D4A36">
            <w:pPr>
              <w:rPr>
                <w:ins w:id="911" w:author="Homberg van den, Marc" w:date="2018-12-06T12:36:00Z"/>
                <w:rFonts w:eastAsia="Helvetica Neue"/>
              </w:rPr>
            </w:pPr>
            <w:ins w:id="912" w:author="Homberg van den, Marc" w:date="2018-12-06T12:36:00Z">
              <w:r>
                <w:rPr>
                  <w:rFonts w:eastAsia="Helvetica Neue"/>
                </w:rPr>
                <w:t>NSE</w:t>
              </w:r>
            </w:ins>
          </w:p>
        </w:tc>
        <w:tc>
          <w:tcPr>
            <w:tcW w:w="1295" w:type="dxa"/>
          </w:tcPr>
          <w:p w14:paraId="6AD30C14" w14:textId="3A990051" w:rsidR="004D4A36" w:rsidRDefault="004D4A36" w:rsidP="004D4A36">
            <w:pPr>
              <w:rPr>
                <w:ins w:id="913" w:author="Homberg van den, Marc" w:date="2018-12-06T12:36:00Z"/>
                <w:rFonts w:eastAsia="Helvetica Neue"/>
              </w:rPr>
            </w:pPr>
            <w:ins w:id="914" w:author="Homberg van den, Marc" w:date="2018-12-06T12:36:00Z">
              <w:r>
                <w:rPr>
                  <w:rFonts w:eastAsia="Helvetica Neue"/>
                </w:rPr>
                <w:t>R^2</w:t>
              </w:r>
            </w:ins>
          </w:p>
        </w:tc>
      </w:tr>
      <w:tr w:rsidR="004D4A36" w14:paraId="546E878A" w14:textId="77777777" w:rsidTr="2EA27C94">
        <w:trPr>
          <w:ins w:id="915" w:author="Homberg van den, Marc" w:date="2018-12-06T12:36:00Z"/>
        </w:trPr>
        <w:tc>
          <w:tcPr>
            <w:tcW w:w="1294" w:type="dxa"/>
          </w:tcPr>
          <w:p w14:paraId="6FB5863D" w14:textId="6B7F6977" w:rsidR="004D4A36" w:rsidRDefault="004D4A36" w:rsidP="004D4A36">
            <w:pPr>
              <w:rPr>
                <w:ins w:id="916" w:author="Homberg van den, Marc" w:date="2018-12-06T12:36:00Z"/>
                <w:rFonts w:eastAsia="Helvetica Neue"/>
              </w:rPr>
            </w:pPr>
            <w:ins w:id="917" w:author="Homberg van den, Marc" w:date="2018-12-06T12:36:00Z">
              <w:r>
                <w:rPr>
                  <w:rFonts w:eastAsia="Helvetica Neue"/>
                </w:rPr>
                <w:t>5-day forecast</w:t>
              </w:r>
            </w:ins>
          </w:p>
        </w:tc>
        <w:tc>
          <w:tcPr>
            <w:tcW w:w="1294" w:type="dxa"/>
          </w:tcPr>
          <w:p w14:paraId="21EBD164" w14:textId="77777777" w:rsidR="004D4A36" w:rsidRDefault="004D4A36" w:rsidP="004D4A36">
            <w:pPr>
              <w:rPr>
                <w:ins w:id="918" w:author="Homberg van den, Marc" w:date="2018-12-06T12:36:00Z"/>
                <w:rFonts w:eastAsia="Helvetica Neue"/>
              </w:rPr>
            </w:pPr>
          </w:p>
        </w:tc>
        <w:tc>
          <w:tcPr>
            <w:tcW w:w="1294" w:type="dxa"/>
          </w:tcPr>
          <w:p w14:paraId="6ECCAD49" w14:textId="77777777" w:rsidR="004D4A36" w:rsidRDefault="004D4A36" w:rsidP="004D4A36">
            <w:pPr>
              <w:rPr>
                <w:ins w:id="919" w:author="Homberg van den, Marc" w:date="2018-12-06T12:36:00Z"/>
                <w:rFonts w:eastAsia="Helvetica Neue"/>
              </w:rPr>
            </w:pPr>
          </w:p>
        </w:tc>
        <w:tc>
          <w:tcPr>
            <w:tcW w:w="1295" w:type="dxa"/>
          </w:tcPr>
          <w:p w14:paraId="3D20C00E" w14:textId="77777777" w:rsidR="004D4A36" w:rsidRDefault="004D4A36" w:rsidP="004D4A36">
            <w:pPr>
              <w:rPr>
                <w:ins w:id="920" w:author="Homberg van den, Marc" w:date="2018-12-06T12:36:00Z"/>
                <w:rFonts w:eastAsia="Helvetica Neue"/>
              </w:rPr>
            </w:pPr>
          </w:p>
        </w:tc>
        <w:tc>
          <w:tcPr>
            <w:tcW w:w="1295" w:type="dxa"/>
          </w:tcPr>
          <w:p w14:paraId="2C74C0B7" w14:textId="77777777" w:rsidR="004D4A36" w:rsidRDefault="004D4A36" w:rsidP="004D4A36">
            <w:pPr>
              <w:rPr>
                <w:ins w:id="921" w:author="Homberg van den, Marc" w:date="2018-12-06T12:36:00Z"/>
                <w:rFonts w:eastAsia="Helvetica Neue"/>
              </w:rPr>
            </w:pPr>
          </w:p>
        </w:tc>
        <w:tc>
          <w:tcPr>
            <w:tcW w:w="1295" w:type="dxa"/>
          </w:tcPr>
          <w:p w14:paraId="1611E7FA" w14:textId="77777777" w:rsidR="004D4A36" w:rsidRDefault="004D4A36" w:rsidP="004D4A36">
            <w:pPr>
              <w:rPr>
                <w:ins w:id="922" w:author="Homberg van den, Marc" w:date="2018-12-06T12:36:00Z"/>
                <w:rFonts w:eastAsia="Helvetica Neue"/>
              </w:rPr>
            </w:pPr>
          </w:p>
        </w:tc>
        <w:tc>
          <w:tcPr>
            <w:tcW w:w="1295" w:type="dxa"/>
          </w:tcPr>
          <w:p w14:paraId="47FD1DD6" w14:textId="77777777" w:rsidR="004D4A36" w:rsidRDefault="004D4A36" w:rsidP="004D4A36">
            <w:pPr>
              <w:rPr>
                <w:ins w:id="923" w:author="Homberg van den, Marc" w:date="2018-12-06T12:36:00Z"/>
                <w:rFonts w:eastAsia="Helvetica Neue"/>
              </w:rPr>
            </w:pPr>
          </w:p>
        </w:tc>
      </w:tr>
      <w:tr w:rsidR="004D4A36" w14:paraId="607BE8FB" w14:textId="77777777" w:rsidTr="2EA27C94">
        <w:trPr>
          <w:ins w:id="924" w:author="Homberg van den, Marc" w:date="2018-12-06T12:36:00Z"/>
        </w:trPr>
        <w:tc>
          <w:tcPr>
            <w:tcW w:w="1294" w:type="dxa"/>
          </w:tcPr>
          <w:p w14:paraId="2F528915" w14:textId="0836EB71" w:rsidR="004D4A36" w:rsidRDefault="004D4A36" w:rsidP="004D4A36">
            <w:pPr>
              <w:rPr>
                <w:ins w:id="925" w:author="Homberg van den, Marc" w:date="2018-12-06T12:36:00Z"/>
                <w:rFonts w:eastAsia="Helvetica Neue"/>
              </w:rPr>
            </w:pPr>
            <w:ins w:id="926" w:author="Homberg van den, Marc" w:date="2018-12-06T12:36:00Z">
              <w:r>
                <w:rPr>
                  <w:rFonts w:eastAsia="Helvetica Neue"/>
                </w:rPr>
                <w:t>x-day forecast</w:t>
              </w:r>
            </w:ins>
          </w:p>
        </w:tc>
        <w:tc>
          <w:tcPr>
            <w:tcW w:w="1294" w:type="dxa"/>
          </w:tcPr>
          <w:p w14:paraId="0C61BD34" w14:textId="77777777" w:rsidR="004D4A36" w:rsidRDefault="004D4A36" w:rsidP="004D4A36">
            <w:pPr>
              <w:rPr>
                <w:ins w:id="927" w:author="Homberg van den, Marc" w:date="2018-12-06T12:36:00Z"/>
                <w:rFonts w:eastAsia="Helvetica Neue"/>
              </w:rPr>
            </w:pPr>
          </w:p>
        </w:tc>
        <w:tc>
          <w:tcPr>
            <w:tcW w:w="1294" w:type="dxa"/>
          </w:tcPr>
          <w:p w14:paraId="1CA42DD0" w14:textId="77777777" w:rsidR="004D4A36" w:rsidRDefault="004D4A36" w:rsidP="004D4A36">
            <w:pPr>
              <w:rPr>
                <w:ins w:id="928" w:author="Homberg van den, Marc" w:date="2018-12-06T12:36:00Z"/>
                <w:rFonts w:eastAsia="Helvetica Neue"/>
              </w:rPr>
            </w:pPr>
          </w:p>
        </w:tc>
        <w:tc>
          <w:tcPr>
            <w:tcW w:w="1295" w:type="dxa"/>
          </w:tcPr>
          <w:p w14:paraId="617E47B2" w14:textId="77777777" w:rsidR="004D4A36" w:rsidRDefault="004D4A36" w:rsidP="004D4A36">
            <w:pPr>
              <w:rPr>
                <w:ins w:id="929" w:author="Homberg van den, Marc" w:date="2018-12-06T12:36:00Z"/>
                <w:rFonts w:eastAsia="Helvetica Neue"/>
              </w:rPr>
            </w:pPr>
          </w:p>
        </w:tc>
        <w:tc>
          <w:tcPr>
            <w:tcW w:w="1295" w:type="dxa"/>
          </w:tcPr>
          <w:p w14:paraId="44916E47" w14:textId="77777777" w:rsidR="004D4A36" w:rsidRDefault="004D4A36" w:rsidP="004D4A36">
            <w:pPr>
              <w:rPr>
                <w:ins w:id="930" w:author="Homberg van den, Marc" w:date="2018-12-06T12:36:00Z"/>
                <w:rFonts w:eastAsia="Helvetica Neue"/>
              </w:rPr>
            </w:pPr>
          </w:p>
        </w:tc>
        <w:tc>
          <w:tcPr>
            <w:tcW w:w="1295" w:type="dxa"/>
          </w:tcPr>
          <w:p w14:paraId="1A4061E0" w14:textId="77777777" w:rsidR="004D4A36" w:rsidRDefault="004D4A36" w:rsidP="004D4A36">
            <w:pPr>
              <w:rPr>
                <w:ins w:id="931" w:author="Homberg van den, Marc" w:date="2018-12-06T12:36:00Z"/>
                <w:rFonts w:eastAsia="Helvetica Neue"/>
              </w:rPr>
            </w:pPr>
          </w:p>
        </w:tc>
        <w:tc>
          <w:tcPr>
            <w:tcW w:w="1295" w:type="dxa"/>
          </w:tcPr>
          <w:p w14:paraId="32F79E2D" w14:textId="77777777" w:rsidR="004D4A36" w:rsidRDefault="004D4A36" w:rsidP="004D4A36">
            <w:pPr>
              <w:rPr>
                <w:ins w:id="932" w:author="Homberg van den, Marc" w:date="2018-12-06T12:36:00Z"/>
                <w:rFonts w:eastAsia="Helvetica Neue"/>
              </w:rPr>
            </w:pPr>
          </w:p>
        </w:tc>
      </w:tr>
      <w:tr w:rsidR="004D4A36" w14:paraId="7A7C17D3" w14:textId="77777777" w:rsidTr="2EA27C94">
        <w:trPr>
          <w:ins w:id="933" w:author="Homberg van den, Marc" w:date="2018-12-06T12:36:00Z"/>
        </w:trPr>
        <w:tc>
          <w:tcPr>
            <w:tcW w:w="1294" w:type="dxa"/>
          </w:tcPr>
          <w:p w14:paraId="0CA5CDB6" w14:textId="7F0C9875" w:rsidR="004D4A36" w:rsidRDefault="004D4A36" w:rsidP="004D4A36">
            <w:pPr>
              <w:rPr>
                <w:ins w:id="934" w:author="Homberg van den, Marc" w:date="2018-12-06T12:36:00Z"/>
                <w:rFonts w:eastAsia="Helvetica Neue"/>
              </w:rPr>
            </w:pPr>
            <w:ins w:id="935" w:author="Homberg van den, Marc" w:date="2018-12-06T12:36:00Z">
              <w:r>
                <w:rPr>
                  <w:rFonts w:eastAsia="Helvetica Neue"/>
                </w:rPr>
                <w:t>30-day forecast</w:t>
              </w:r>
            </w:ins>
          </w:p>
        </w:tc>
        <w:tc>
          <w:tcPr>
            <w:tcW w:w="1294" w:type="dxa"/>
          </w:tcPr>
          <w:p w14:paraId="4FD18181" w14:textId="77777777" w:rsidR="004D4A36" w:rsidRDefault="004D4A36" w:rsidP="004D4A36">
            <w:pPr>
              <w:rPr>
                <w:ins w:id="936" w:author="Homberg van den, Marc" w:date="2018-12-06T12:36:00Z"/>
                <w:rFonts w:eastAsia="Helvetica Neue"/>
              </w:rPr>
            </w:pPr>
          </w:p>
        </w:tc>
        <w:tc>
          <w:tcPr>
            <w:tcW w:w="1294" w:type="dxa"/>
          </w:tcPr>
          <w:p w14:paraId="33620928" w14:textId="77777777" w:rsidR="004D4A36" w:rsidRDefault="004D4A36" w:rsidP="004D4A36">
            <w:pPr>
              <w:rPr>
                <w:ins w:id="937" w:author="Homberg van den, Marc" w:date="2018-12-06T12:36:00Z"/>
                <w:rFonts w:eastAsia="Helvetica Neue"/>
              </w:rPr>
            </w:pPr>
          </w:p>
        </w:tc>
        <w:tc>
          <w:tcPr>
            <w:tcW w:w="1295" w:type="dxa"/>
          </w:tcPr>
          <w:p w14:paraId="53060E75" w14:textId="77777777" w:rsidR="004D4A36" w:rsidRDefault="004D4A36" w:rsidP="004D4A36">
            <w:pPr>
              <w:rPr>
                <w:ins w:id="938" w:author="Homberg van den, Marc" w:date="2018-12-06T12:36:00Z"/>
                <w:rFonts w:eastAsia="Helvetica Neue"/>
              </w:rPr>
            </w:pPr>
          </w:p>
        </w:tc>
        <w:tc>
          <w:tcPr>
            <w:tcW w:w="1295" w:type="dxa"/>
          </w:tcPr>
          <w:p w14:paraId="2A6590EC" w14:textId="77777777" w:rsidR="004D4A36" w:rsidRDefault="004D4A36" w:rsidP="004D4A36">
            <w:pPr>
              <w:rPr>
                <w:ins w:id="939" w:author="Homberg van den, Marc" w:date="2018-12-06T12:36:00Z"/>
                <w:rFonts w:eastAsia="Helvetica Neue"/>
              </w:rPr>
            </w:pPr>
          </w:p>
        </w:tc>
        <w:tc>
          <w:tcPr>
            <w:tcW w:w="1295" w:type="dxa"/>
          </w:tcPr>
          <w:p w14:paraId="15756F3A" w14:textId="77777777" w:rsidR="004D4A36" w:rsidRDefault="004D4A36" w:rsidP="004D4A36">
            <w:pPr>
              <w:rPr>
                <w:ins w:id="940" w:author="Homberg van den, Marc" w:date="2018-12-06T12:36:00Z"/>
                <w:rFonts w:eastAsia="Helvetica Neue"/>
              </w:rPr>
            </w:pPr>
          </w:p>
        </w:tc>
        <w:tc>
          <w:tcPr>
            <w:tcW w:w="1295" w:type="dxa"/>
          </w:tcPr>
          <w:p w14:paraId="5538AE1B" w14:textId="77777777" w:rsidR="004D4A36" w:rsidRDefault="004D4A36" w:rsidP="004D4A36">
            <w:pPr>
              <w:rPr>
                <w:ins w:id="941" w:author="Homberg van den, Marc" w:date="2018-12-06T12:36:00Z"/>
                <w:rFonts w:eastAsia="Helvetica Neue"/>
              </w:rPr>
            </w:pPr>
          </w:p>
        </w:tc>
      </w:tr>
    </w:tbl>
    <w:p w14:paraId="0DE91350" w14:textId="6BA31A64" w:rsidR="004D4A36" w:rsidRDefault="004D4A36" w:rsidP="004D4A36">
      <w:pPr>
        <w:rPr>
          <w:ins w:id="942" w:author="Homberg van den, Marc" w:date="2018-12-06T12:40:00Z"/>
          <w:rFonts w:eastAsia="Helvetica Neue"/>
        </w:rPr>
      </w:pPr>
    </w:p>
    <w:p w14:paraId="6B3866E3" w14:textId="35800AF7" w:rsidR="00C51417" w:rsidRPr="004D4A36" w:rsidRDefault="00C51417">
      <w:pPr>
        <w:pStyle w:val="Kop1"/>
        <w:rPr>
          <w:ins w:id="943" w:author="Homberg van den, Marc" w:date="2018-12-06T12:35:00Z"/>
        </w:rPr>
        <w:pPrChange w:id="944" w:author="Homberg van den, Marc" w:date="2018-12-06T12:40:00Z">
          <w:pPr>
            <w:pStyle w:val="Bijschrift"/>
          </w:pPr>
        </w:pPrChange>
      </w:pPr>
      <w:bookmarkStart w:id="945" w:name="_Toc531863816"/>
      <w:ins w:id="946" w:author="Homberg van den, Marc" w:date="2018-12-06T12:40:00Z">
        <w:r>
          <w:t>Materials and methods: validating historical impact data</w:t>
        </w:r>
      </w:ins>
      <w:bookmarkEnd w:id="945"/>
    </w:p>
    <w:p w14:paraId="55AB94F5" w14:textId="460B786B" w:rsidR="004D4A36" w:rsidRDefault="004D4A36" w:rsidP="009808DA">
      <w:pPr>
        <w:rPr>
          <w:ins w:id="947" w:author="Homberg van den, Marc" w:date="2018-12-06T12:40:00Z"/>
        </w:rPr>
      </w:pPr>
    </w:p>
    <w:p w14:paraId="41176A14" w14:textId="468416F3" w:rsidR="00C61FD7" w:rsidRDefault="00C61FD7" w:rsidP="2EA27C94">
      <w:pPr>
        <w:rPr>
          <w:ins w:id="948" w:author="Homberg van den, Marc" w:date="2018-12-06T12:41:00Z"/>
        </w:rPr>
      </w:pPr>
      <w:ins w:id="949" w:author="Homberg van den, Marc" w:date="2018-12-06T12:40:00Z">
        <w:r>
          <w:t>Get here all information on the methodology separated from results</w:t>
        </w:r>
      </w:ins>
    </w:p>
    <w:p w14:paraId="54713048" w14:textId="437B8157" w:rsidR="008D1FEB" w:rsidRDefault="008D1FEB" w:rsidP="2EA27C94">
      <w:pPr>
        <w:rPr>
          <w:ins w:id="950" w:author="Homberg van den, Marc" w:date="2018-12-06T12:42:00Z"/>
        </w:rPr>
      </w:pPr>
      <w:ins w:id="951" w:author="Homberg van den, Marc" w:date="2018-12-06T12:43:00Z">
        <w:r>
          <w:t>H</w:t>
        </w:r>
      </w:ins>
      <w:ins w:id="952" w:author="Homberg van den, Marc" w:date="2018-12-06T12:42:00Z">
        <w:r>
          <w:t>istorical analysis of satellite imagery</w:t>
        </w:r>
      </w:ins>
      <w:ins w:id="953" w:author="Homberg van den, Marc" w:date="2018-12-06T12:43:00Z">
        <w:r>
          <w:t xml:space="preserve"> to validate impact data. </w:t>
        </w:r>
      </w:ins>
    </w:p>
    <w:p w14:paraId="59358C79" w14:textId="5DA602CC" w:rsidR="008D1FEB" w:rsidRDefault="008D1FEB" w:rsidP="009808DA">
      <w:pPr>
        <w:rPr>
          <w:ins w:id="954" w:author="Homberg van den, Marc" w:date="2018-12-06T12:32:00Z"/>
        </w:rPr>
      </w:pPr>
      <w:ins w:id="955" w:author="Homberg van den, Marc" w:date="2018-12-06T12:43:00Z">
        <w:r>
          <w:t xml:space="preserve">Can we bring the two analyses together: GLOFAS and satellite imagery analysis? Can we also use the historical imagery to get a flood extent map for </w:t>
        </w:r>
      </w:ins>
      <w:ins w:id="956" w:author="Homberg van den, Marc" w:date="2018-12-06T12:44:00Z">
        <w:r>
          <w:t xml:space="preserve">a specific GLOFAS point forecast? Or should we use for this global models that produce flood extent maps like GLOFRIS </w:t>
        </w:r>
        <w:proofErr w:type="spellStart"/>
        <w:r>
          <w:t>etc</w:t>
        </w:r>
        <w:proofErr w:type="spellEnd"/>
        <w:r>
          <w:t xml:space="preserve"> (see Trigg paper). </w:t>
        </w:r>
      </w:ins>
    </w:p>
    <w:p w14:paraId="7F51B21A" w14:textId="77777777" w:rsidR="001610A4" w:rsidRPr="00E21B87" w:rsidRDefault="001610A4" w:rsidP="009808DA"/>
    <w:p w14:paraId="2D18BD9C" w14:textId="6D9BAECB" w:rsidR="00781F98" w:rsidRDefault="00C61FD7" w:rsidP="00781F98">
      <w:pPr>
        <w:pStyle w:val="Kop1"/>
      </w:pPr>
      <w:bookmarkStart w:id="957" w:name="_Toc531863817"/>
      <w:ins w:id="958" w:author="Homberg van den, Marc" w:date="2018-12-06T12:40:00Z">
        <w:r>
          <w:t>Results:</w:t>
        </w:r>
      </w:ins>
      <w:ins w:id="959" w:author="Homberg van den, Marc" w:date="2018-12-06T12:41:00Z">
        <w:r>
          <w:t xml:space="preserve"> </w:t>
        </w:r>
      </w:ins>
      <w:r w:rsidR="00781F98">
        <w:t>Trigger model (impact based forecasting model)</w:t>
      </w:r>
      <w:bookmarkEnd w:id="957"/>
    </w:p>
    <w:p w14:paraId="75E82AC3" w14:textId="1737AEE8" w:rsidR="00F5383E" w:rsidRDefault="003208C1" w:rsidP="00781F98">
      <w:pPr>
        <w:pStyle w:val="Kop2"/>
      </w:pPr>
      <w:bookmarkStart w:id="960" w:name="_Toc531863818"/>
      <w:ins w:id="961" w:author="Giodini, Stefania" w:date="2018-11-29T11:03:00Z">
        <w:r>
          <w:t xml:space="preserve">Table </w:t>
        </w:r>
        <w:r>
          <w:fldChar w:fldCharType="begin"/>
        </w:r>
        <w:r>
          <w:instrText xml:space="preserve"> SEQ Table \* ARABIC </w:instrText>
        </w:r>
      </w:ins>
      <w:r>
        <w:fldChar w:fldCharType="separate"/>
      </w:r>
      <w:ins w:id="962" w:author="Homberg van den, Marc" w:date="2018-12-06T12:26:00Z">
        <w:r w:rsidR="00866E41">
          <w:rPr>
            <w:noProof/>
          </w:rPr>
          <w:t>2</w:t>
        </w:r>
      </w:ins>
      <w:ins w:id="963" w:author="Giodini, Stefania" w:date="2018-11-29T11:04:00Z">
        <w:del w:id="964" w:author="Homberg van den, Marc" w:date="2018-12-06T12:26:00Z">
          <w:r w:rsidR="00884251" w:rsidDel="00866E41">
            <w:rPr>
              <w:noProof/>
            </w:rPr>
            <w:delText>1</w:delText>
          </w:r>
        </w:del>
      </w:ins>
      <w:ins w:id="965" w:author="Giodini, Stefania" w:date="2018-11-29T11:03:00Z">
        <w:r>
          <w:fldChar w:fldCharType="end"/>
        </w:r>
      </w:ins>
      <w:r w:rsidR="0012655B">
        <w:t>Trigger Methodology : preliminary analysis</w:t>
      </w:r>
      <w:bookmarkEnd w:id="960"/>
    </w:p>
    <w:p w14:paraId="66BD80F6" w14:textId="77777777" w:rsidR="0012655B" w:rsidRDefault="0012655B" w:rsidP="0012655B"/>
    <w:p w14:paraId="0F093C9B" w14:textId="77777777" w:rsidR="0012655B" w:rsidRDefault="001E2A78" w:rsidP="00781F98">
      <w:pPr>
        <w:pStyle w:val="Kop3"/>
      </w:pPr>
      <w:bookmarkStart w:id="966" w:name="_Toc531863819"/>
      <w:r>
        <w:t xml:space="preserve">Riverine </w:t>
      </w:r>
      <w:r w:rsidR="0012655B">
        <w:t>Discharge data</w:t>
      </w:r>
      <w:bookmarkEnd w:id="966"/>
      <w:r w:rsidR="0012655B">
        <w:t xml:space="preserve"> </w:t>
      </w:r>
    </w:p>
    <w:p w14:paraId="7066B49D" w14:textId="77777777" w:rsidR="003444CA" w:rsidRDefault="005D1BC9" w:rsidP="0012655B">
      <w:r>
        <w:t xml:space="preserve">In order to determine the danger levels for a flood in Zambia we use historical simulated data from GLOFAS. </w:t>
      </w:r>
      <w:r w:rsidR="003444CA">
        <w:rPr>
          <w:rFonts w:ascii="Arial" w:hAnsi="Arial" w:cs="Arial"/>
          <w:color w:val="333333"/>
          <w:shd w:val="clear" w:color="auto" w:fill="FFFFFF"/>
        </w:rPr>
        <w:t>The Global Flood Awareness System (</w:t>
      </w:r>
      <w:proofErr w:type="spellStart"/>
      <w:r w:rsidR="003444CA">
        <w:rPr>
          <w:rFonts w:ascii="Arial" w:hAnsi="Arial" w:cs="Arial"/>
          <w:color w:val="333333"/>
          <w:shd w:val="clear" w:color="auto" w:fill="FFFFFF"/>
        </w:rPr>
        <w:t>GloFAS</w:t>
      </w:r>
      <w:proofErr w:type="spellEnd"/>
      <w:r w:rsidR="003444CA">
        <w:rPr>
          <w:rFonts w:ascii="Arial" w:hAnsi="Arial" w:cs="Arial"/>
          <w:color w:val="333333"/>
          <w:shd w:val="clear" w:color="auto" w:fill="FFFFFF"/>
        </w:rPr>
        <w:t>), jointly developed by the European Commission and the European Centre for Medium-Range Weather Forecasts, is a global hydrological forecast and monitoring system</w:t>
      </w:r>
      <w:r w:rsidR="00E945B4">
        <w:rPr>
          <w:rFonts w:ascii="Arial" w:hAnsi="Arial" w:cs="Arial"/>
          <w:color w:val="333333"/>
          <w:shd w:val="clear" w:color="auto" w:fill="FFFFFF"/>
        </w:rPr>
        <w:t xml:space="preserve"> that delivers global ensemble discharge forecast</w:t>
      </w:r>
      <w:r w:rsidR="005D4723">
        <w:rPr>
          <w:rFonts w:ascii="Arial" w:hAnsi="Arial" w:cs="Arial"/>
          <w:color w:val="333333"/>
          <w:shd w:val="clear" w:color="auto" w:fill="FFFFFF"/>
        </w:rPr>
        <w:t xml:space="preserve"> for major rivers. </w:t>
      </w:r>
    </w:p>
    <w:p w14:paraId="2F2BCE9E" w14:textId="28777E1D" w:rsidR="0012655B" w:rsidRDefault="0012655B" w:rsidP="0012655B">
      <w:r>
        <w:lastRenderedPageBreak/>
        <w:t xml:space="preserve">We acquired </w:t>
      </w:r>
      <w:r w:rsidR="005D1BC9">
        <w:t xml:space="preserve">historical </w:t>
      </w:r>
      <w:r>
        <w:t xml:space="preserve">simulations from GLOFAS for </w:t>
      </w:r>
      <w:r w:rsidR="00C73787">
        <w:t>24</w:t>
      </w:r>
      <w:r>
        <w:t xml:space="preserve"> stations in Zambia. The simulations span over a time range of 22 years (from </w:t>
      </w:r>
      <w:r w:rsidR="00C73787">
        <w:t>1997</w:t>
      </w:r>
      <w:r>
        <w:t xml:space="preserve"> to </w:t>
      </w:r>
      <w:r w:rsidR="00C73787">
        <w:t>2018</w:t>
      </w:r>
      <w:r>
        <w:t xml:space="preserve">) and represent the </w:t>
      </w:r>
      <w:r w:rsidR="006779BD">
        <w:t xml:space="preserve">hindcasted </w:t>
      </w:r>
      <w:r>
        <w:t xml:space="preserve">discharge at a given point in time for the next </w:t>
      </w:r>
      <w:r w:rsidR="00C71859">
        <w:t xml:space="preserve">30 days calculated with </w:t>
      </w:r>
      <w:r w:rsidR="006779BD">
        <w:t>10</w:t>
      </w:r>
      <w:r w:rsidR="00C71859">
        <w:t xml:space="preserve"> ensemble members</w:t>
      </w:r>
      <w:r>
        <w:t xml:space="preserve">. </w:t>
      </w:r>
      <w:r w:rsidR="00F85F01">
        <w:fldChar w:fldCharType="begin"/>
      </w:r>
      <w:r w:rsidR="00F85F01">
        <w:instrText xml:space="preserve"> REF _Ref530564968 \h </w:instrText>
      </w:r>
      <w:r w:rsidR="00F85F01">
        <w:fldChar w:fldCharType="separate"/>
      </w:r>
      <w:r w:rsidR="00F85F01">
        <w:t xml:space="preserve">Figure </w:t>
      </w:r>
      <w:r w:rsidR="00F85F01">
        <w:rPr>
          <w:noProof/>
        </w:rPr>
        <w:t>1</w:t>
      </w:r>
      <w:r w:rsidR="00F85F01">
        <w:fldChar w:fldCharType="end"/>
      </w:r>
      <w:r w:rsidR="001C7F89">
        <w:t xml:space="preserve"> </w:t>
      </w:r>
      <w:r>
        <w:t>shows the position of the GLOFAS</w:t>
      </w:r>
      <w:r w:rsidR="006779BD">
        <w:t xml:space="preserve"> data extraction points </w:t>
      </w:r>
      <w:r>
        <w:t xml:space="preserve"> in Zambia</w:t>
      </w:r>
      <w:r w:rsidR="00F85F01">
        <w:t>.</w:t>
      </w:r>
    </w:p>
    <w:p w14:paraId="3EA2464F" w14:textId="197E950F" w:rsidR="005D1BC9" w:rsidRDefault="001C7F89" w:rsidP="0012655B">
      <w:r>
        <w:rPr>
          <w:noProof/>
        </w:rPr>
        <mc:AlternateContent>
          <mc:Choice Requires="wps">
            <w:drawing>
              <wp:anchor distT="0" distB="0" distL="114300" distR="114300" simplePos="0" relativeHeight="251658240" behindDoc="0" locked="0" layoutInCell="1" allowOverlap="1" wp14:anchorId="0A88C6F2" wp14:editId="74EF2AD4">
                <wp:simplePos x="0" y="0"/>
                <wp:positionH relativeFrom="column">
                  <wp:posOffset>-4445</wp:posOffset>
                </wp:positionH>
                <wp:positionV relativeFrom="paragraph">
                  <wp:posOffset>4476750</wp:posOffset>
                </wp:positionV>
                <wp:extent cx="556831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14:paraId="28476975" w14:textId="546ADE4E" w:rsidR="00653C11" w:rsidRPr="00CE0361" w:rsidRDefault="00653C11" w:rsidP="001C7F89">
                            <w:pPr>
                              <w:pStyle w:val="Bijschrift"/>
                              <w:rPr>
                                <w:noProof/>
                              </w:rPr>
                            </w:pPr>
                            <w:bookmarkStart w:id="967" w:name="_Ref530564968"/>
                            <w:r>
                              <w:t xml:space="preserve">Figure </w:t>
                            </w:r>
                            <w:r>
                              <w:fldChar w:fldCharType="begin"/>
                            </w:r>
                            <w:r>
                              <w:instrText xml:space="preserve"> SEQ Figure \* ARABIC </w:instrText>
                            </w:r>
                            <w:r>
                              <w:fldChar w:fldCharType="separate"/>
                            </w:r>
                            <w:r>
                              <w:rPr>
                                <w:noProof/>
                              </w:rPr>
                              <w:t>1</w:t>
                            </w:r>
                            <w:r>
                              <w:fldChar w:fldCharType="end"/>
                            </w:r>
                            <w:bookmarkEnd w:id="967"/>
                            <w:r>
                              <w:t xml:space="preserve"> Map showing the position of the monitoring </w:t>
                            </w:r>
                            <w:r>
                              <w:rPr>
                                <w:noProof/>
                              </w:rPr>
                              <w:t xml:space="preserve"> station in Zambia represented within the GLOFAS model. The borders represent the administrative borders of the districts (source OCHA). </w:t>
                            </w:r>
                            <w:r w:rsidRPr="003444CA">
                              <w:rPr>
                                <w:noProof/>
                                <w:highlight w:val="yellow"/>
                              </w:rPr>
                              <w:t>[SOME OF THE NAMES NOT SHOWING: CHECK</w:t>
                            </w:r>
                            <w:r>
                              <w:rPr>
                                <w:noProof/>
                                <w:highlight w:val="yellow"/>
                              </w:rPr>
                              <w:t xml:space="preserve"> ALSO NOT ALL THE STATIONS ARE SHOWN</w:t>
                            </w:r>
                            <w:r w:rsidRPr="003444CA">
                              <w:rPr>
                                <w:noProof/>
                                <w:highlight w:val="yellow"/>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8C6F2" id="_x0000_t202" coordsize="21600,21600" o:spt="202" path="m,l,21600r21600,l21600,xe">
                <v:stroke joinstyle="miter"/>
                <v:path gradientshapeok="t" o:connecttype="rect"/>
              </v:shapetype>
              <v:shape id="Text Box 2" o:spid="_x0000_s1026" type="#_x0000_t202" style="position:absolute;margin-left:-.35pt;margin-top:352.5pt;width:438.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" stroked="f">
                <v:textbox style="mso-fit-shape-to-text:t" inset="0,0,0,0">
                  <w:txbxContent>
                    <w:p w14:paraId="28476975" w14:textId="546ADE4E" w:rsidR="00653C11" w:rsidRPr="00CE0361" w:rsidRDefault="00653C11" w:rsidP="001C7F89">
                      <w:pPr>
                        <w:pStyle w:val="Bijschrift"/>
                        <w:rPr>
                          <w:noProof/>
                        </w:rPr>
                      </w:pPr>
                      <w:bookmarkStart w:id="968" w:name="_Ref530564968"/>
                      <w:r>
                        <w:t xml:space="preserve">Figure </w:t>
                      </w:r>
                      <w:r>
                        <w:fldChar w:fldCharType="begin"/>
                      </w:r>
                      <w:r>
                        <w:instrText xml:space="preserve"> SEQ Figure \* ARABIC </w:instrText>
                      </w:r>
                      <w:r>
                        <w:fldChar w:fldCharType="separate"/>
                      </w:r>
                      <w:r>
                        <w:rPr>
                          <w:noProof/>
                        </w:rPr>
                        <w:t>1</w:t>
                      </w:r>
                      <w:r>
                        <w:fldChar w:fldCharType="end"/>
                      </w:r>
                      <w:bookmarkEnd w:id="968"/>
                      <w:r>
                        <w:t xml:space="preserve"> Map showing the position of the monitoring </w:t>
                      </w:r>
                      <w:r>
                        <w:rPr>
                          <w:noProof/>
                        </w:rPr>
                        <w:t xml:space="preserve"> station in Zambia represented within the GLOFAS model. The borders represent the administrative borders of the districts (source OCHA). </w:t>
                      </w:r>
                      <w:r w:rsidRPr="003444CA">
                        <w:rPr>
                          <w:noProof/>
                          <w:highlight w:val="yellow"/>
                        </w:rPr>
                        <w:t>[SOME OF THE NAMES NOT SHOWING: CHECK</w:t>
                      </w:r>
                      <w:r>
                        <w:rPr>
                          <w:noProof/>
                          <w:highlight w:val="yellow"/>
                        </w:rPr>
                        <w:t xml:space="preserve"> ALSO NOT ALL THE STATIONS ARE SHOWN</w:t>
                      </w:r>
                      <w:r w:rsidRPr="003444CA">
                        <w:rPr>
                          <w:noProof/>
                          <w:highlight w:val="yellow"/>
                        </w:rPr>
                        <w:t>]</w:t>
                      </w:r>
                    </w:p>
                  </w:txbxContent>
                </v:textbox>
              </v:shape>
            </w:pict>
          </mc:Fallback>
        </mc:AlternateContent>
      </w:r>
    </w:p>
    <w:p w14:paraId="56A582FF" w14:textId="73BA0962" w:rsidR="007D3E26" w:rsidRDefault="00C9436B" w:rsidP="0012655B">
      <w:moveToRangeStart w:id="969" w:author="Giodini, Stefania" w:date="2018-12-13T13:42:00Z" w:name="move532471854"/>
      <w:moveTo w:id="970" w:author="Giodini, Stefania" w:date="2018-12-13T13:42:00Z">
        <w:r>
          <w:rPr>
            <w:noProof/>
          </w:rPr>
          <w:drawing>
            <wp:inline distT="0" distB="0" distL="0" distR="0" wp14:anchorId="7875C1E1" wp14:editId="589BCDBF">
              <wp:extent cx="5568696" cy="44165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488" t="19859" r="15372" b="9347"/>
                      <a:stretch/>
                    </pic:blipFill>
                    <pic:spPr bwMode="auto">
                      <a:xfrm>
                        <a:off x="0" y="0"/>
                        <a:ext cx="5568696" cy="4416552"/>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969"/>
      <w:proofErr w:type="spellStart"/>
      <w:ins w:id="971" w:author="Giodini, Stefania" w:date="2018-12-15T16:13:00Z">
        <w:r w:rsidR="004A2CB3">
          <w:t>iuj</w:t>
        </w:r>
      </w:ins>
      <w:proofErr w:type="spellEnd"/>
    </w:p>
    <w:p w14:paraId="269F5425" w14:textId="651D5FE2" w:rsidR="007D3E26" w:rsidRDefault="007D3E26" w:rsidP="0012655B"/>
    <w:p w14:paraId="496BCB4F" w14:textId="06F80E66" w:rsidR="007D3E26" w:rsidRDefault="00C9436B" w:rsidP="0012655B">
      <w:moveFromRangeStart w:id="972" w:author="Giodini, Stefania" w:date="2018-12-13T13:42:00Z" w:name="move532471854"/>
      <w:moveFrom w:id="973" w:author="Giodini, Stefania" w:date="2018-12-13T13:42:00Z">
        <w:r w:rsidDel="00C9436B">
          <w:rPr>
            <w:noProof/>
          </w:rPr>
          <w:lastRenderedPageBreak/>
          <w:drawing>
            <wp:inline distT="0" distB="0" distL="0" distR="0" wp14:anchorId="438928B2" wp14:editId="556FA7FD">
              <wp:extent cx="5568696" cy="4416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488" t="19859" r="15372" b="9347"/>
                      <a:stretch/>
                    </pic:blipFill>
                    <pic:spPr bwMode="auto">
                      <a:xfrm>
                        <a:off x="0" y="0"/>
                        <a:ext cx="5568696" cy="4416552"/>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972"/>
    </w:p>
    <w:p w14:paraId="4763748F" w14:textId="5993DF20" w:rsidR="007D3E26" w:rsidRDefault="1B9E6D53">
      <w:pPr>
        <w:rPr>
          <w:color w:val="5B9AD5"/>
          <w:rPrChange w:id="974" w:author="Agathe Bucherie" w:date="2018-12-13T04:07:00Z">
            <w:rPr/>
          </w:rPrChange>
        </w:rPr>
      </w:pPr>
      <w:ins w:id="975" w:author="Agathe Bucherie" w:date="2018-12-13T03:57:00Z">
        <w:r w:rsidRPr="1155F756">
          <w:rPr>
            <w:color w:val="5B9BD5" w:themeColor="accent1"/>
            <w:rPrChange w:id="976" w:author="Agathe Bucherie" w:date="2018-12-13T03:59:00Z">
              <w:rPr/>
            </w:rPrChange>
          </w:rPr>
          <w:t xml:space="preserve">AB : </w:t>
        </w:r>
      </w:ins>
      <w:ins w:id="977" w:author="Agathe Bucherie" w:date="2018-12-13T03:58:00Z">
        <w:r w:rsidR="275CDD89" w:rsidRPr="1155F756">
          <w:rPr>
            <w:color w:val="5B9BD5" w:themeColor="accent1"/>
            <w:rPrChange w:id="978" w:author="Agathe Bucherie" w:date="2018-12-13T03:59:00Z">
              <w:rPr/>
            </w:rPrChange>
          </w:rPr>
          <w:t xml:space="preserve">It would be interesting to sort the 24 stations by </w:t>
        </w:r>
      </w:ins>
      <w:ins w:id="979" w:author="Agathe Bucherie" w:date="2018-12-13T03:59:00Z">
        <w:r w:rsidR="0BD423EE" w:rsidRPr="1155F756">
          <w:rPr>
            <w:color w:val="5B9BD5" w:themeColor="accent1"/>
            <w:rPrChange w:id="980" w:author="Agathe Bucherie" w:date="2018-12-13T03:59:00Z">
              <w:rPr/>
            </w:rPrChange>
          </w:rPr>
          <w:t>Catchment</w:t>
        </w:r>
        <w:r w:rsidR="1155F756" w:rsidRPr="1155F756">
          <w:rPr>
            <w:color w:val="5B9BD5" w:themeColor="accent1"/>
            <w:rPrChange w:id="981" w:author="Agathe Bucherie" w:date="2018-12-13T03:59:00Z">
              <w:rPr/>
            </w:rPrChange>
          </w:rPr>
          <w:t xml:space="preserve">s </w:t>
        </w:r>
      </w:ins>
      <w:ins w:id="982" w:author="Agathe Bucherie" w:date="2018-12-13T23:56:00Z">
        <w:r w:rsidR="1155F756" w:rsidRPr="1155F756">
          <w:rPr>
            <w:color w:val="5B9BD5" w:themeColor="accent1"/>
            <w:rPrChange w:id="983" w:author="Agathe Bucherie" w:date="2018-12-13T03:59:00Z">
              <w:rPr/>
            </w:rPrChange>
          </w:rPr>
          <w:t>.</w:t>
        </w:r>
      </w:ins>
      <w:ins w:id="984" w:author="Agathe Bucherie" w:date="2018-12-13T03:59:00Z">
        <w:r w:rsidR="1155F756" w:rsidRPr="1155F756">
          <w:rPr>
            <w:color w:val="5B9BD5" w:themeColor="accent1"/>
            <w:rPrChange w:id="985" w:author="Agathe Bucherie" w:date="2018-12-13T03:59:00Z">
              <w:rPr/>
            </w:rPrChange>
          </w:rPr>
          <w:t xml:space="preserve"> Indeed, </w:t>
        </w:r>
      </w:ins>
      <w:ins w:id="986" w:author="Agathe Bucherie" w:date="2018-12-13T04:00:00Z">
        <w:r w:rsidR="64587D8F" w:rsidRPr="1155F756">
          <w:rPr>
            <w:color w:val="5B9BD5" w:themeColor="accent1"/>
            <w:rPrChange w:id="987" w:author="Agathe Bucherie" w:date="2018-12-13T03:59:00Z">
              <w:rPr/>
            </w:rPrChange>
          </w:rPr>
          <w:t>looking at the river order in which the station</w:t>
        </w:r>
      </w:ins>
      <w:ins w:id="988" w:author="Agathe Bucherie" w:date="2018-12-13T04:01:00Z">
        <w:r w:rsidR="3C86ADA5" w:rsidRPr="1155F756">
          <w:rPr>
            <w:color w:val="5B9BD5" w:themeColor="accent1"/>
            <w:rPrChange w:id="989" w:author="Agathe Bucherie" w:date="2018-12-13T03:59:00Z">
              <w:rPr/>
            </w:rPrChange>
          </w:rPr>
          <w:t>s are</w:t>
        </w:r>
      </w:ins>
      <w:ins w:id="990" w:author="Agathe Bucherie" w:date="2018-12-13T04:00:00Z">
        <w:r w:rsidR="27A31898" w:rsidRPr="1155F756">
          <w:rPr>
            <w:color w:val="5B9BD5" w:themeColor="accent1"/>
            <w:rPrChange w:id="991" w:author="Agathe Bucherie" w:date="2018-12-13T03:59:00Z">
              <w:rPr/>
            </w:rPrChange>
          </w:rPr>
          <w:t xml:space="preserve"> located</w:t>
        </w:r>
        <w:r w:rsidR="64587D8F" w:rsidRPr="1155F756">
          <w:rPr>
            <w:color w:val="5B9BD5" w:themeColor="accent1"/>
            <w:rPrChange w:id="992" w:author="Agathe Bucherie" w:date="2018-12-13T03:59:00Z">
              <w:rPr/>
            </w:rPrChange>
          </w:rPr>
          <w:t>, and the relie</w:t>
        </w:r>
        <w:r w:rsidR="27A31898" w:rsidRPr="1155F756">
          <w:rPr>
            <w:color w:val="5B9BD5" w:themeColor="accent1"/>
            <w:rPrChange w:id="993" w:author="Agathe Bucherie" w:date="2018-12-13T03:59:00Z">
              <w:rPr/>
            </w:rPrChange>
          </w:rPr>
          <w:t xml:space="preserve">f of the catchment, we could identify if </w:t>
        </w:r>
      </w:ins>
      <w:ins w:id="994" w:author="Agathe Bucherie" w:date="2018-12-13T04:01:00Z">
        <w:r w:rsidR="3066E6DD" w:rsidRPr="1155F756">
          <w:rPr>
            <w:color w:val="5B9BD5" w:themeColor="accent1"/>
            <w:rPrChange w:id="995" w:author="Agathe Bucherie" w:date="2018-12-13T03:59:00Z">
              <w:rPr/>
            </w:rPrChange>
          </w:rPr>
          <w:t xml:space="preserve">the </w:t>
        </w:r>
      </w:ins>
      <w:ins w:id="996" w:author="Agathe Bucherie" w:date="2018-12-13T04:02:00Z">
        <w:r w:rsidR="7177C1E5" w:rsidRPr="1155F756">
          <w:rPr>
            <w:color w:val="5B9BD5" w:themeColor="accent1"/>
            <w:rPrChange w:id="997" w:author="Agathe Bucherie" w:date="2018-12-13T03:59:00Z">
              <w:rPr/>
            </w:rPrChange>
          </w:rPr>
          <w:t>location is prone to riverine or Flash flood. I</w:t>
        </w:r>
        <w:r w:rsidR="5B5DFED5" w:rsidRPr="1155F756">
          <w:rPr>
            <w:color w:val="5B9BD5" w:themeColor="accent1"/>
            <w:rPrChange w:id="998" w:author="Agathe Bucherie" w:date="2018-12-13T03:59:00Z">
              <w:rPr/>
            </w:rPrChange>
          </w:rPr>
          <w:t>n</w:t>
        </w:r>
        <w:r w:rsidR="7177C1E5" w:rsidRPr="1155F756">
          <w:rPr>
            <w:color w:val="5B9BD5" w:themeColor="accent1"/>
            <w:rPrChange w:id="999" w:author="Agathe Bucherie" w:date="2018-12-13T03:59:00Z">
              <w:rPr/>
            </w:rPrChange>
          </w:rPr>
          <w:t xml:space="preserve"> addition, </w:t>
        </w:r>
        <w:r w:rsidR="5B5DFED5" w:rsidRPr="1155F756">
          <w:rPr>
            <w:color w:val="5B9BD5" w:themeColor="accent1"/>
            <w:rPrChange w:id="1000" w:author="Agathe Bucherie" w:date="2018-12-13T03:59:00Z">
              <w:rPr/>
            </w:rPrChange>
          </w:rPr>
          <w:t xml:space="preserve">we expect that </w:t>
        </w:r>
      </w:ins>
      <w:ins w:id="1001" w:author="Agathe Bucherie" w:date="2018-12-13T04:04:00Z">
        <w:r w:rsidR="61F763C6" w:rsidRPr="1155F756">
          <w:rPr>
            <w:color w:val="5B9BD5" w:themeColor="accent1"/>
            <w:rPrChange w:id="1002" w:author="Agathe Bucherie" w:date="2018-12-13T03:59:00Z">
              <w:rPr/>
            </w:rPrChange>
          </w:rPr>
          <w:t xml:space="preserve">river gauges </w:t>
        </w:r>
      </w:ins>
      <w:ins w:id="1003" w:author="Agathe Bucherie" w:date="2018-12-13T04:03:00Z">
        <w:r w:rsidR="5FBC06FD" w:rsidRPr="1155F756">
          <w:rPr>
            <w:color w:val="5B9BD5" w:themeColor="accent1"/>
            <w:rPrChange w:id="1004" w:author="Agathe Bucherie" w:date="2018-12-13T03:59:00Z">
              <w:rPr/>
            </w:rPrChange>
          </w:rPr>
          <w:t>in the same r</w:t>
        </w:r>
        <w:r w:rsidR="01782ADC" w:rsidRPr="1155F756">
          <w:rPr>
            <w:color w:val="5B9BD5" w:themeColor="accent1"/>
            <w:rPrChange w:id="1005" w:author="Agathe Bucherie" w:date="2018-12-13T03:59:00Z">
              <w:rPr/>
            </w:rPrChange>
          </w:rPr>
          <w:t xml:space="preserve">iver </w:t>
        </w:r>
      </w:ins>
      <w:ins w:id="1006" w:author="Agathe Bucherie" w:date="2018-12-13T04:04:00Z">
        <w:r w:rsidR="08D71050" w:rsidRPr="1155F756">
          <w:rPr>
            <w:color w:val="5B9BD5" w:themeColor="accent1"/>
            <w:rPrChange w:id="1007" w:author="Agathe Bucherie" w:date="2018-12-13T03:59:00Z">
              <w:rPr/>
            </w:rPrChange>
          </w:rPr>
          <w:t xml:space="preserve">or catchment </w:t>
        </w:r>
      </w:ins>
      <w:ins w:id="1008" w:author="Agathe Bucherie" w:date="2018-12-13T04:03:00Z">
        <w:r w:rsidR="01782ADC" w:rsidRPr="1155F756">
          <w:rPr>
            <w:color w:val="5B9BD5" w:themeColor="accent1"/>
            <w:rPrChange w:id="1009" w:author="Agathe Bucherie" w:date="2018-12-13T03:59:00Z">
              <w:rPr/>
            </w:rPrChange>
          </w:rPr>
          <w:t>w</w:t>
        </w:r>
      </w:ins>
      <w:ins w:id="1010" w:author="Agathe Bucherie" w:date="2018-12-13T04:04:00Z">
        <w:r w:rsidR="08D71050" w:rsidRPr="1155F756">
          <w:rPr>
            <w:color w:val="5B9BD5" w:themeColor="accent1"/>
            <w:rPrChange w:id="1011" w:author="Agathe Bucherie" w:date="2018-12-13T03:59:00Z">
              <w:rPr/>
            </w:rPrChange>
          </w:rPr>
          <w:t>ill</w:t>
        </w:r>
      </w:ins>
      <w:ins w:id="1012" w:author="Agathe Bucherie" w:date="2018-12-13T04:03:00Z">
        <w:r w:rsidR="01782ADC" w:rsidRPr="1155F756">
          <w:rPr>
            <w:color w:val="5B9BD5" w:themeColor="accent1"/>
            <w:rPrChange w:id="1013" w:author="Agathe Bucherie" w:date="2018-12-13T03:59:00Z">
              <w:rPr/>
            </w:rPrChange>
          </w:rPr>
          <w:t xml:space="preserve"> respond in the same way to a </w:t>
        </w:r>
      </w:ins>
      <w:ins w:id="1014" w:author="Agathe Bucherie" w:date="2018-12-13T04:04:00Z">
        <w:r w:rsidR="08D71050" w:rsidRPr="1155F756">
          <w:rPr>
            <w:color w:val="5B9BD5" w:themeColor="accent1"/>
            <w:rPrChange w:id="1015" w:author="Agathe Bucherie" w:date="2018-12-13T03:59:00Z">
              <w:rPr/>
            </w:rPrChange>
          </w:rPr>
          <w:t>flood.</w:t>
        </w:r>
      </w:ins>
      <w:ins w:id="1016" w:author="Agathe Bucherie" w:date="2018-12-13T04:05:00Z">
        <w:r w:rsidR="5EAD2CA1" w:rsidRPr="1155F756">
          <w:rPr>
            <w:color w:val="5B9BD5" w:themeColor="accent1"/>
            <w:rPrChange w:id="1017" w:author="Agathe Bucherie" w:date="2018-12-13T03:59:00Z">
              <w:rPr/>
            </w:rPrChange>
          </w:rPr>
          <w:t xml:space="preserve"> Triggers could then be identified per group o</w:t>
        </w:r>
        <w:r w:rsidR="5BC92E35" w:rsidRPr="1155F756">
          <w:rPr>
            <w:color w:val="5B9BD5" w:themeColor="accent1"/>
            <w:rPrChange w:id="1018" w:author="Agathe Bucherie" w:date="2018-12-13T03:59:00Z">
              <w:rPr/>
            </w:rPrChange>
          </w:rPr>
          <w:t>f stations.</w:t>
        </w:r>
      </w:ins>
    </w:p>
    <w:p w14:paraId="4D7B6A24" w14:textId="77777777" w:rsidR="007D3E26" w:rsidRDefault="007D3E26" w:rsidP="0012655B"/>
    <w:p w14:paraId="12A3B8E7" w14:textId="77777777" w:rsidR="001C7F89" w:rsidRDefault="001C7F89" w:rsidP="0012655B"/>
    <w:p w14:paraId="2DF936E2" w14:textId="77777777" w:rsidR="001C7F89" w:rsidRDefault="001C7F89" w:rsidP="0012655B"/>
    <w:p w14:paraId="4CBB4216" w14:textId="77777777" w:rsidR="001C7F89" w:rsidRDefault="001C7F89" w:rsidP="0012655B"/>
    <w:p w14:paraId="46E3127E" w14:textId="77777777" w:rsidR="001C7F89" w:rsidRDefault="001C7F89" w:rsidP="0012655B"/>
    <w:p w14:paraId="10495713" w14:textId="77777777" w:rsidR="001C7F89" w:rsidRDefault="001C7F89" w:rsidP="0012655B"/>
    <w:p w14:paraId="689E2B92" w14:textId="77777777" w:rsidR="001C7F89" w:rsidRDefault="001C7F89" w:rsidP="0012655B"/>
    <w:p w14:paraId="16FA7EAC" w14:textId="77777777" w:rsidR="001C7F89" w:rsidRDefault="001C7F89" w:rsidP="0012655B">
      <w:pPr>
        <w:rPr>
          <w:ins w:id="1019" w:author="Giodini, Stefania" w:date="2018-12-13T13:41:00Z"/>
        </w:rPr>
      </w:pPr>
    </w:p>
    <w:p w14:paraId="565B924D" w14:textId="77777777" w:rsidR="00C9436B" w:rsidRDefault="00C9436B" w:rsidP="0012655B">
      <w:pPr>
        <w:rPr>
          <w:ins w:id="1020" w:author="Giodini, Stefania" w:date="2018-12-13T13:41:00Z"/>
        </w:rPr>
      </w:pPr>
    </w:p>
    <w:p w14:paraId="633D96EC" w14:textId="77777777" w:rsidR="00C9436B" w:rsidRDefault="00C9436B" w:rsidP="0012655B">
      <w:pPr>
        <w:rPr>
          <w:ins w:id="1021" w:author="Giodini, Stefania" w:date="2018-12-13T13:41:00Z"/>
        </w:rPr>
      </w:pPr>
    </w:p>
    <w:p w14:paraId="7211ACC0" w14:textId="77777777" w:rsidR="00C9436B" w:rsidRDefault="00C9436B" w:rsidP="0012655B">
      <w:pPr>
        <w:rPr>
          <w:ins w:id="1022" w:author="Giodini, Stefania" w:date="2018-12-13T13:41:00Z"/>
        </w:rPr>
      </w:pPr>
    </w:p>
    <w:p w14:paraId="1C07E45C" w14:textId="77777777" w:rsidR="00C9436B" w:rsidRDefault="00C9436B" w:rsidP="0012655B"/>
    <w:p w14:paraId="22DA3EEA" w14:textId="77777777" w:rsidR="001C7F89" w:rsidRDefault="001C7F89" w:rsidP="0012655B"/>
    <w:p w14:paraId="29AC53DA" w14:textId="77777777" w:rsidR="001C7F89" w:rsidRDefault="001C7F89" w:rsidP="0012655B"/>
    <w:p w14:paraId="5319988D" w14:textId="77777777" w:rsidR="005D1BC9" w:rsidRDefault="005D1BC9" w:rsidP="0012655B"/>
    <w:p w14:paraId="17FE4892" w14:textId="77777777" w:rsidR="0012655B" w:rsidRDefault="0012655B" w:rsidP="0012655B"/>
    <w:p w14:paraId="61FE2B0E" w14:textId="77777777" w:rsidR="0012655B" w:rsidRDefault="0012655B" w:rsidP="0012655B"/>
    <w:p w14:paraId="6EC6A51B" w14:textId="77777777" w:rsidR="0012655B" w:rsidRDefault="0012655B" w:rsidP="00781F98">
      <w:pPr>
        <w:pStyle w:val="Kop3"/>
      </w:pPr>
      <w:bookmarkStart w:id="1023" w:name="_Toc531863820"/>
      <w:r>
        <w:t>Historical Floods Data</w:t>
      </w:r>
      <w:bookmarkEnd w:id="1023"/>
    </w:p>
    <w:p w14:paraId="55B8E1A9" w14:textId="77777777" w:rsidR="0012655B" w:rsidRDefault="0012655B" w:rsidP="0012655B">
      <w:r>
        <w:t xml:space="preserve">We collected data on historical flood events from the following sources: </w:t>
      </w:r>
    </w:p>
    <w:p w14:paraId="30B5FD1E" w14:textId="77777777" w:rsidR="0012655B" w:rsidRDefault="0012655B" w:rsidP="0012655B">
      <w:pPr>
        <w:pStyle w:val="Lijstalinea"/>
        <w:numPr>
          <w:ilvl w:val="0"/>
          <w:numId w:val="1"/>
        </w:numPr>
      </w:pPr>
      <w:r>
        <w:t>Reports from DMMU</w:t>
      </w:r>
    </w:p>
    <w:p w14:paraId="50BC30E1" w14:textId="77777777" w:rsidR="0012655B" w:rsidRDefault="0012655B" w:rsidP="0012655B">
      <w:pPr>
        <w:pStyle w:val="Lijstalinea"/>
        <w:numPr>
          <w:ilvl w:val="0"/>
          <w:numId w:val="1"/>
        </w:numPr>
      </w:pPr>
      <w:r>
        <w:t>DREF reports from IFRC</w:t>
      </w:r>
    </w:p>
    <w:p w14:paraId="5EABFE6E" w14:textId="77777777" w:rsidR="0012655B" w:rsidRDefault="0012655B" w:rsidP="0012655B">
      <w:pPr>
        <w:pStyle w:val="Lijstalinea"/>
        <w:numPr>
          <w:ilvl w:val="0"/>
          <w:numId w:val="1"/>
        </w:numPr>
      </w:pPr>
      <w:r>
        <w:t>Newspapers</w:t>
      </w:r>
    </w:p>
    <w:p w14:paraId="78BC3B7F" w14:textId="77777777" w:rsidR="00F63E03" w:rsidRDefault="00F63E03" w:rsidP="00833203">
      <w:pPr>
        <w:rPr>
          <w:ins w:id="1024" w:author="Homberg van den, Marc" w:date="2018-12-06T12:37:00Z"/>
        </w:rPr>
      </w:pPr>
    </w:p>
    <w:p w14:paraId="7F1258AD" w14:textId="35FC53D9" w:rsidR="00F63E03" w:rsidRDefault="00F63E03" w:rsidP="2EA27C94">
      <w:pPr>
        <w:rPr>
          <w:ins w:id="1025" w:author="Homberg van den, Marc" w:date="2018-12-06T12:37:00Z"/>
        </w:rPr>
      </w:pPr>
      <w:ins w:id="1026" w:author="Homberg van den, Marc" w:date="2018-12-06T12:37:00Z">
        <w:r>
          <w:t xml:space="preserve">What kind of data was in these reports? </w:t>
        </w:r>
      </w:ins>
      <w:ins w:id="1027" w:author="Homberg van den, Marc" w:date="2018-12-06T12:38:00Z">
        <w:r>
          <w:t>Use table a bit like this?</w:t>
        </w:r>
      </w:ins>
    </w:p>
    <w:tbl>
      <w:tblPr>
        <w:tblW w:w="0" w:type="auto"/>
        <w:tblInd w:w="-108" w:type="dxa"/>
        <w:tblBorders>
          <w:top w:val="nil"/>
          <w:left w:val="nil"/>
          <w:bottom w:val="nil"/>
          <w:right w:val="nil"/>
        </w:tblBorders>
        <w:tblLayout w:type="fixed"/>
        <w:tblLook w:val="0000" w:firstRow="0" w:lastRow="0" w:firstColumn="0" w:lastColumn="0" w:noHBand="0" w:noVBand="0"/>
        <w:tblPrChange w:id="1028" w:author="Agathe Bucherie" w:date="2018-12-13T01:25:00Z">
          <w:tblPr>
            <w:tblW w:w="0" w:type="auto"/>
            <w:tblInd w:w="-108" w:type="dxa"/>
            <w:tblBorders>
              <w:top w:val="nil"/>
              <w:left w:val="nil"/>
              <w:bottom w:val="nil"/>
              <w:right w:val="nil"/>
            </w:tblBorders>
            <w:tblLayout w:type="fixed"/>
            <w:tblLook w:val="0000" w:firstRow="0" w:lastRow="0" w:firstColumn="0" w:lastColumn="0" w:noHBand="0" w:noVBand="0"/>
          </w:tblPr>
        </w:tblPrChange>
      </w:tblPr>
      <w:tblGrid>
        <w:gridCol w:w="1124"/>
        <w:gridCol w:w="1124"/>
        <w:gridCol w:w="749"/>
        <w:gridCol w:w="375"/>
        <w:gridCol w:w="1124"/>
        <w:gridCol w:w="1124"/>
        <w:gridCol w:w="374"/>
        <w:gridCol w:w="750"/>
        <w:gridCol w:w="1124"/>
        <w:gridCol w:w="1124"/>
        <w:tblGridChange w:id="1029">
          <w:tblGrid>
            <w:gridCol w:w="360"/>
            <w:gridCol w:w="360"/>
            <w:gridCol w:w="360"/>
            <w:gridCol w:w="360"/>
            <w:gridCol w:w="360"/>
            <w:gridCol w:w="360"/>
            <w:gridCol w:w="360"/>
            <w:gridCol w:w="360"/>
            <w:gridCol w:w="360"/>
            <w:gridCol w:w="360"/>
          </w:tblGrid>
        </w:tblGridChange>
      </w:tblGrid>
      <w:tr w:rsidR="00F63E03" w14:paraId="0908563A" w14:textId="77777777" w:rsidTr="2EA27C94">
        <w:trPr>
          <w:trHeight w:val="80"/>
          <w:ins w:id="1030" w:author="Homberg van den, Marc" w:date="2018-12-06T12:38:00Z"/>
        </w:trPr>
        <w:tc>
          <w:tcPr>
            <w:tcW w:w="2997" w:type="dxa"/>
            <w:gridSpan w:val="3"/>
            <w:tcPrChange w:id="1031" w:author="Agathe Bucherie" w:date="2018-12-13T01:25:00Z">
              <w:tcPr>
                <w:tcW w:w="2997" w:type="dxa"/>
                <w:gridSpan w:val="3"/>
              </w:tcPr>
            </w:tcPrChange>
          </w:tcPr>
          <w:p w14:paraId="1FB6FF93" w14:textId="77777777" w:rsidR="00F63E03" w:rsidRDefault="00F63E03">
            <w:pPr>
              <w:pStyle w:val="Default"/>
              <w:rPr>
                <w:ins w:id="1032" w:author="Homberg van den, Marc" w:date="2018-12-06T12:38:00Z"/>
                <w:sz w:val="16"/>
                <w:szCs w:val="16"/>
              </w:rPr>
            </w:pPr>
            <w:ins w:id="1033" w:author="Homberg van den, Marc" w:date="2018-12-06T12:38:00Z">
              <w:r>
                <w:rPr>
                  <w:b/>
                  <w:bCs/>
                  <w:sz w:val="16"/>
                  <w:szCs w:val="16"/>
                </w:rPr>
                <w:t xml:space="preserve">Description </w:t>
              </w:r>
            </w:ins>
          </w:p>
        </w:tc>
        <w:tc>
          <w:tcPr>
            <w:tcW w:w="2997" w:type="dxa"/>
            <w:gridSpan w:val="4"/>
            <w:tcPrChange w:id="1034" w:author="Agathe Bucherie" w:date="2018-12-13T01:25:00Z">
              <w:tcPr>
                <w:tcW w:w="2997" w:type="dxa"/>
                <w:gridSpan w:val="4"/>
              </w:tcPr>
            </w:tcPrChange>
          </w:tcPr>
          <w:p w14:paraId="4A775EC7" w14:textId="77777777" w:rsidR="00F63E03" w:rsidRDefault="00F63E03">
            <w:pPr>
              <w:pStyle w:val="Default"/>
              <w:rPr>
                <w:ins w:id="1035" w:author="Homberg van den, Marc" w:date="2018-12-06T12:38:00Z"/>
                <w:sz w:val="16"/>
                <w:szCs w:val="16"/>
              </w:rPr>
            </w:pPr>
            <w:ins w:id="1036" w:author="Homberg van den, Marc" w:date="2018-12-06T12:38:00Z">
              <w:r>
                <w:rPr>
                  <w:b/>
                  <w:bCs/>
                  <w:sz w:val="16"/>
                  <w:szCs w:val="16"/>
                </w:rPr>
                <w:t xml:space="preserve">Data Quality </w:t>
              </w:r>
            </w:ins>
          </w:p>
        </w:tc>
        <w:tc>
          <w:tcPr>
            <w:tcW w:w="2997" w:type="dxa"/>
            <w:gridSpan w:val="3"/>
            <w:tcPrChange w:id="1037" w:author="Agathe Bucherie" w:date="2018-12-13T01:25:00Z">
              <w:tcPr>
                <w:tcW w:w="2997" w:type="dxa"/>
                <w:gridSpan w:val="3"/>
              </w:tcPr>
            </w:tcPrChange>
          </w:tcPr>
          <w:p w14:paraId="607BD0DB" w14:textId="77777777" w:rsidR="00F63E03" w:rsidRDefault="00F63E03">
            <w:pPr>
              <w:pStyle w:val="Default"/>
              <w:rPr>
                <w:ins w:id="1038" w:author="Homberg van den, Marc" w:date="2018-12-06T12:38:00Z"/>
                <w:sz w:val="16"/>
                <w:szCs w:val="16"/>
              </w:rPr>
            </w:pPr>
            <w:ins w:id="1039" w:author="Homberg van den, Marc" w:date="2018-12-06T12:38:00Z">
              <w:r>
                <w:rPr>
                  <w:b/>
                  <w:bCs/>
                  <w:sz w:val="16"/>
                  <w:szCs w:val="16"/>
                </w:rPr>
                <w:t xml:space="preserve">Costs of data </w:t>
              </w:r>
            </w:ins>
          </w:p>
        </w:tc>
      </w:tr>
      <w:tr w:rsidR="00F63E03" w14:paraId="6FA9E32D" w14:textId="77777777" w:rsidTr="2EA27C94">
        <w:trPr>
          <w:trHeight w:val="276"/>
          <w:ins w:id="1040" w:author="Homberg van den, Marc" w:date="2018-12-06T12:38:00Z"/>
        </w:trPr>
        <w:tc>
          <w:tcPr>
            <w:tcW w:w="1124" w:type="dxa"/>
            <w:tcPrChange w:id="1041" w:author="Agathe Bucherie" w:date="2018-12-13T01:25:00Z">
              <w:tcPr>
                <w:tcW w:w="0" w:type="auto"/>
              </w:tcPr>
            </w:tcPrChange>
          </w:tcPr>
          <w:p w14:paraId="1FE09B6E" w14:textId="77777777" w:rsidR="00F63E03" w:rsidRDefault="00F63E03">
            <w:pPr>
              <w:pStyle w:val="Default"/>
              <w:rPr>
                <w:ins w:id="1042" w:author="Homberg van den, Marc" w:date="2018-12-06T12:38:00Z"/>
                <w:sz w:val="16"/>
                <w:szCs w:val="16"/>
              </w:rPr>
            </w:pPr>
            <w:ins w:id="1043" w:author="Homberg van den, Marc" w:date="2018-12-06T12:38:00Z">
              <w:r>
                <w:rPr>
                  <w:b/>
                  <w:bCs/>
                  <w:sz w:val="16"/>
                  <w:szCs w:val="16"/>
                </w:rPr>
                <w:t xml:space="preserve">Data set </w:t>
              </w:r>
            </w:ins>
          </w:p>
        </w:tc>
        <w:tc>
          <w:tcPr>
            <w:tcW w:w="1124" w:type="dxa"/>
            <w:tcPrChange w:id="1044" w:author="Agathe Bucherie" w:date="2018-12-13T01:25:00Z">
              <w:tcPr>
                <w:tcW w:w="0" w:type="auto"/>
              </w:tcPr>
            </w:tcPrChange>
          </w:tcPr>
          <w:p w14:paraId="06B792D2" w14:textId="77777777" w:rsidR="00F63E03" w:rsidRDefault="00F63E03">
            <w:pPr>
              <w:pStyle w:val="Default"/>
              <w:rPr>
                <w:ins w:id="1045" w:author="Homberg van den, Marc" w:date="2018-12-06T12:38:00Z"/>
                <w:sz w:val="16"/>
                <w:szCs w:val="16"/>
              </w:rPr>
            </w:pPr>
            <w:ins w:id="1046" w:author="Homberg van den, Marc" w:date="2018-12-06T12:38:00Z">
              <w:r>
                <w:rPr>
                  <w:b/>
                  <w:bCs/>
                  <w:sz w:val="16"/>
                  <w:szCs w:val="16"/>
                </w:rPr>
                <w:t xml:space="preserve">Source of data </w:t>
              </w:r>
            </w:ins>
          </w:p>
        </w:tc>
        <w:tc>
          <w:tcPr>
            <w:tcW w:w="1124" w:type="dxa"/>
            <w:gridSpan w:val="2"/>
            <w:tcPrChange w:id="1047" w:author="Agathe Bucherie" w:date="2018-12-13T01:25:00Z">
              <w:tcPr>
                <w:tcW w:w="1124" w:type="dxa"/>
                <w:gridSpan w:val="2"/>
              </w:tcPr>
            </w:tcPrChange>
          </w:tcPr>
          <w:p w14:paraId="4B883D2F" w14:textId="77777777" w:rsidR="00F63E03" w:rsidRPr="00F63E03" w:rsidRDefault="00F63E03">
            <w:pPr>
              <w:pStyle w:val="Default"/>
              <w:rPr>
                <w:ins w:id="1048" w:author="Homberg van den, Marc" w:date="2018-12-06T12:38:00Z"/>
                <w:sz w:val="16"/>
                <w:szCs w:val="16"/>
                <w:lang w:val="en-US"/>
                <w:rPrChange w:id="1049" w:author="Homberg van den, Marc" w:date="2018-12-06T12:38:00Z">
                  <w:rPr>
                    <w:ins w:id="1050" w:author="Homberg van den, Marc" w:date="2018-12-06T12:38:00Z"/>
                    <w:sz w:val="16"/>
                    <w:szCs w:val="16"/>
                  </w:rPr>
                </w:rPrChange>
              </w:rPr>
            </w:pPr>
            <w:ins w:id="1051" w:author="Homberg van den, Marc" w:date="2018-12-06T12:38:00Z">
              <w:r w:rsidRPr="00F63E03">
                <w:rPr>
                  <w:b/>
                  <w:bCs/>
                  <w:sz w:val="16"/>
                  <w:szCs w:val="16"/>
                  <w:lang w:val="en-US"/>
                  <w:rPrChange w:id="1052" w:author="Homberg van den, Marc" w:date="2018-12-06T12:38:00Z">
                    <w:rPr>
                      <w:b/>
                      <w:bCs/>
                      <w:sz w:val="16"/>
                      <w:szCs w:val="16"/>
                    </w:rPr>
                  </w:rPrChange>
                </w:rPr>
                <w:t xml:space="preserve">Date of source/disasters covered </w:t>
              </w:r>
            </w:ins>
          </w:p>
        </w:tc>
        <w:tc>
          <w:tcPr>
            <w:tcW w:w="1124" w:type="dxa"/>
            <w:tcPrChange w:id="1053" w:author="Agathe Bucherie" w:date="2018-12-13T01:25:00Z">
              <w:tcPr>
                <w:tcW w:w="0" w:type="auto"/>
              </w:tcPr>
            </w:tcPrChange>
          </w:tcPr>
          <w:p w14:paraId="44A00512" w14:textId="77777777" w:rsidR="00F63E03" w:rsidRDefault="00F63E03">
            <w:pPr>
              <w:pStyle w:val="Default"/>
              <w:rPr>
                <w:ins w:id="1054" w:author="Homberg van den, Marc" w:date="2018-12-06T12:38:00Z"/>
                <w:sz w:val="16"/>
                <w:szCs w:val="16"/>
              </w:rPr>
            </w:pPr>
            <w:ins w:id="1055" w:author="Homberg van den, Marc" w:date="2018-12-06T12:38:00Z">
              <w:r>
                <w:rPr>
                  <w:b/>
                  <w:bCs/>
                  <w:sz w:val="16"/>
                  <w:szCs w:val="16"/>
                </w:rPr>
                <w:t xml:space="preserve">Source reliability </w:t>
              </w:r>
            </w:ins>
          </w:p>
        </w:tc>
        <w:tc>
          <w:tcPr>
            <w:tcW w:w="1124" w:type="dxa"/>
            <w:tcPrChange w:id="1056" w:author="Agathe Bucherie" w:date="2018-12-13T01:25:00Z">
              <w:tcPr>
                <w:tcW w:w="0" w:type="auto"/>
              </w:tcPr>
            </w:tcPrChange>
          </w:tcPr>
          <w:p w14:paraId="49EF6AF1" w14:textId="77777777" w:rsidR="00F63E03" w:rsidRDefault="00F63E03">
            <w:pPr>
              <w:pStyle w:val="Default"/>
              <w:rPr>
                <w:ins w:id="1057" w:author="Homberg van den, Marc" w:date="2018-12-06T12:38:00Z"/>
                <w:sz w:val="16"/>
                <w:szCs w:val="16"/>
              </w:rPr>
            </w:pPr>
            <w:ins w:id="1058" w:author="Homberg van den, Marc" w:date="2018-12-06T12:38:00Z">
              <w:r>
                <w:rPr>
                  <w:b/>
                  <w:bCs/>
                  <w:sz w:val="16"/>
                  <w:szCs w:val="16"/>
                </w:rPr>
                <w:t xml:space="preserve">Content accuracy </w:t>
              </w:r>
            </w:ins>
          </w:p>
        </w:tc>
        <w:tc>
          <w:tcPr>
            <w:tcW w:w="1124" w:type="dxa"/>
            <w:gridSpan w:val="2"/>
            <w:tcPrChange w:id="1059" w:author="Agathe Bucherie" w:date="2018-12-13T01:25:00Z">
              <w:tcPr>
                <w:tcW w:w="1124" w:type="dxa"/>
                <w:gridSpan w:val="2"/>
              </w:tcPr>
            </w:tcPrChange>
          </w:tcPr>
          <w:p w14:paraId="00E66C82" w14:textId="77777777" w:rsidR="00F63E03" w:rsidRDefault="00F63E03">
            <w:pPr>
              <w:pStyle w:val="Default"/>
              <w:rPr>
                <w:ins w:id="1060" w:author="Homberg van den, Marc" w:date="2018-12-06T12:38:00Z"/>
                <w:sz w:val="16"/>
                <w:szCs w:val="16"/>
              </w:rPr>
            </w:pPr>
            <w:ins w:id="1061" w:author="Homberg van den, Marc" w:date="2018-12-06T12:38:00Z">
              <w:r>
                <w:rPr>
                  <w:b/>
                  <w:bCs/>
                  <w:sz w:val="16"/>
                  <w:szCs w:val="16"/>
                </w:rPr>
                <w:t xml:space="preserve">Granularity </w:t>
              </w:r>
            </w:ins>
          </w:p>
        </w:tc>
        <w:tc>
          <w:tcPr>
            <w:tcW w:w="1124" w:type="dxa"/>
            <w:tcPrChange w:id="1062" w:author="Agathe Bucherie" w:date="2018-12-13T01:25:00Z">
              <w:tcPr>
                <w:tcW w:w="0" w:type="auto"/>
              </w:tcPr>
            </w:tcPrChange>
          </w:tcPr>
          <w:p w14:paraId="22DD593F" w14:textId="77777777" w:rsidR="00F63E03" w:rsidRDefault="00F63E03">
            <w:pPr>
              <w:pStyle w:val="Default"/>
              <w:rPr>
                <w:ins w:id="1063" w:author="Homberg van den, Marc" w:date="2018-12-06T12:38:00Z"/>
                <w:sz w:val="16"/>
                <w:szCs w:val="16"/>
              </w:rPr>
            </w:pPr>
            <w:ins w:id="1064" w:author="Homberg van den, Marc" w:date="2018-12-06T12:38:00Z">
              <w:r>
                <w:rPr>
                  <w:b/>
                  <w:bCs/>
                  <w:sz w:val="16"/>
                  <w:szCs w:val="16"/>
                </w:rPr>
                <w:t xml:space="preserve">Type </w:t>
              </w:r>
            </w:ins>
          </w:p>
        </w:tc>
        <w:tc>
          <w:tcPr>
            <w:tcW w:w="1124" w:type="dxa"/>
            <w:tcPrChange w:id="1065" w:author="Agathe Bucherie" w:date="2018-12-13T01:25:00Z">
              <w:tcPr>
                <w:tcW w:w="0" w:type="auto"/>
              </w:tcPr>
            </w:tcPrChange>
          </w:tcPr>
          <w:p w14:paraId="20B58B33" w14:textId="77777777" w:rsidR="00F63E03" w:rsidRDefault="00F63E03">
            <w:pPr>
              <w:pStyle w:val="Default"/>
              <w:rPr>
                <w:ins w:id="1066" w:author="Homberg van den, Marc" w:date="2018-12-06T12:38:00Z"/>
                <w:sz w:val="16"/>
                <w:szCs w:val="16"/>
              </w:rPr>
            </w:pPr>
            <w:ins w:id="1067" w:author="Homberg van den, Marc" w:date="2018-12-06T12:38:00Z">
              <w:r>
                <w:rPr>
                  <w:b/>
                  <w:bCs/>
                  <w:sz w:val="16"/>
                  <w:szCs w:val="16"/>
                </w:rPr>
                <w:t xml:space="preserve">Structure level </w:t>
              </w:r>
            </w:ins>
          </w:p>
        </w:tc>
      </w:tr>
      <w:tr w:rsidR="00F63E03" w14:paraId="7CB55735" w14:textId="77777777" w:rsidTr="2EA27C94">
        <w:trPr>
          <w:trHeight w:val="180"/>
          <w:ins w:id="1068" w:author="Homberg van den, Marc" w:date="2018-12-06T12:38:00Z"/>
        </w:trPr>
        <w:tc>
          <w:tcPr>
            <w:tcW w:w="1124" w:type="dxa"/>
            <w:tcPrChange w:id="1069" w:author="Agathe Bucherie" w:date="2018-12-13T01:25:00Z">
              <w:tcPr>
                <w:tcW w:w="0" w:type="auto"/>
              </w:tcPr>
            </w:tcPrChange>
          </w:tcPr>
          <w:p w14:paraId="637D2E05" w14:textId="77777777" w:rsidR="00F63E03" w:rsidRDefault="00F63E03">
            <w:pPr>
              <w:pStyle w:val="Default"/>
              <w:rPr>
                <w:ins w:id="1070" w:author="Homberg van den, Marc" w:date="2018-12-06T12:38:00Z"/>
                <w:sz w:val="16"/>
                <w:szCs w:val="16"/>
              </w:rPr>
            </w:pPr>
            <w:ins w:id="1071" w:author="Homberg van den, Marc" w:date="2018-12-06T12:38:00Z">
              <w:r>
                <w:rPr>
                  <w:sz w:val="16"/>
                  <w:szCs w:val="16"/>
                </w:rPr>
                <w:t xml:space="preserve">Flood report </w:t>
              </w:r>
            </w:ins>
          </w:p>
        </w:tc>
        <w:tc>
          <w:tcPr>
            <w:tcW w:w="1124" w:type="dxa"/>
            <w:tcPrChange w:id="1072" w:author="Agathe Bucherie" w:date="2018-12-13T01:25:00Z">
              <w:tcPr>
                <w:tcW w:w="0" w:type="auto"/>
              </w:tcPr>
            </w:tcPrChange>
          </w:tcPr>
          <w:p w14:paraId="545B5101" w14:textId="77777777" w:rsidR="00F63E03" w:rsidRDefault="00F63E03">
            <w:pPr>
              <w:pStyle w:val="Default"/>
              <w:rPr>
                <w:ins w:id="1073" w:author="Homberg van den, Marc" w:date="2018-12-06T12:38:00Z"/>
                <w:sz w:val="16"/>
                <w:szCs w:val="16"/>
              </w:rPr>
            </w:pPr>
            <w:ins w:id="1074" w:author="Homberg van den, Marc" w:date="2018-12-06T12:38:00Z">
              <w:r>
                <w:rPr>
                  <w:sz w:val="16"/>
                  <w:szCs w:val="16"/>
                </w:rPr>
                <w:t xml:space="preserve">IFRC relief workers </w:t>
              </w:r>
            </w:ins>
          </w:p>
        </w:tc>
        <w:tc>
          <w:tcPr>
            <w:tcW w:w="1124" w:type="dxa"/>
            <w:gridSpan w:val="2"/>
            <w:tcPrChange w:id="1075" w:author="Agathe Bucherie" w:date="2018-12-13T01:25:00Z">
              <w:tcPr>
                <w:tcW w:w="1124" w:type="dxa"/>
                <w:gridSpan w:val="2"/>
              </w:tcPr>
            </w:tcPrChange>
          </w:tcPr>
          <w:p w14:paraId="4E3F6F60" w14:textId="77777777" w:rsidR="00F63E03" w:rsidRDefault="00F63E03">
            <w:pPr>
              <w:pStyle w:val="Default"/>
              <w:rPr>
                <w:ins w:id="1076" w:author="Homberg van den, Marc" w:date="2018-12-06T12:38:00Z"/>
                <w:sz w:val="16"/>
                <w:szCs w:val="16"/>
              </w:rPr>
            </w:pPr>
            <w:ins w:id="1077" w:author="Homberg van den, Marc" w:date="2018-12-06T12:38:00Z">
              <w:r>
                <w:rPr>
                  <w:sz w:val="16"/>
                  <w:szCs w:val="16"/>
                </w:rPr>
                <w:t xml:space="preserve">Historical floods </w:t>
              </w:r>
            </w:ins>
          </w:p>
        </w:tc>
        <w:tc>
          <w:tcPr>
            <w:tcW w:w="1124" w:type="dxa"/>
            <w:tcPrChange w:id="1078" w:author="Agathe Bucherie" w:date="2018-12-13T01:25:00Z">
              <w:tcPr>
                <w:tcW w:w="0" w:type="auto"/>
              </w:tcPr>
            </w:tcPrChange>
          </w:tcPr>
          <w:p w14:paraId="72A091CF" w14:textId="77777777" w:rsidR="00F63E03" w:rsidRDefault="00F63E03">
            <w:pPr>
              <w:pStyle w:val="Default"/>
              <w:rPr>
                <w:ins w:id="1079" w:author="Homberg van den, Marc" w:date="2018-12-06T12:38:00Z"/>
                <w:sz w:val="16"/>
                <w:szCs w:val="16"/>
              </w:rPr>
            </w:pPr>
            <w:ins w:id="1080" w:author="Homberg van den, Marc" w:date="2018-12-06T12:38:00Z">
              <w:r>
                <w:rPr>
                  <w:sz w:val="16"/>
                  <w:szCs w:val="16"/>
                </w:rPr>
                <w:t xml:space="preserve">3 </w:t>
              </w:r>
            </w:ins>
          </w:p>
        </w:tc>
        <w:tc>
          <w:tcPr>
            <w:tcW w:w="1124" w:type="dxa"/>
            <w:tcPrChange w:id="1081" w:author="Agathe Bucherie" w:date="2018-12-13T01:25:00Z">
              <w:tcPr>
                <w:tcW w:w="0" w:type="auto"/>
              </w:tcPr>
            </w:tcPrChange>
          </w:tcPr>
          <w:p w14:paraId="1506AD89" w14:textId="77777777" w:rsidR="00F63E03" w:rsidRDefault="00F63E03">
            <w:pPr>
              <w:pStyle w:val="Default"/>
              <w:rPr>
                <w:ins w:id="1082" w:author="Homberg van den, Marc" w:date="2018-12-06T12:38:00Z"/>
                <w:sz w:val="16"/>
                <w:szCs w:val="16"/>
              </w:rPr>
            </w:pPr>
            <w:ins w:id="1083" w:author="Homberg van den, Marc" w:date="2018-12-06T12:38:00Z">
              <w:r>
                <w:rPr>
                  <w:sz w:val="16"/>
                  <w:szCs w:val="16"/>
                </w:rPr>
                <w:t xml:space="preserve">4 </w:t>
              </w:r>
            </w:ins>
          </w:p>
        </w:tc>
        <w:tc>
          <w:tcPr>
            <w:tcW w:w="1124" w:type="dxa"/>
            <w:gridSpan w:val="2"/>
            <w:tcPrChange w:id="1084" w:author="Agathe Bucherie" w:date="2018-12-13T01:25:00Z">
              <w:tcPr>
                <w:tcW w:w="1124" w:type="dxa"/>
                <w:gridSpan w:val="2"/>
              </w:tcPr>
            </w:tcPrChange>
          </w:tcPr>
          <w:p w14:paraId="3C3C13A5" w14:textId="77777777" w:rsidR="00F63E03" w:rsidRDefault="00F63E03">
            <w:pPr>
              <w:pStyle w:val="Default"/>
              <w:rPr>
                <w:ins w:id="1085" w:author="Homberg van den, Marc" w:date="2018-12-06T12:38:00Z"/>
                <w:sz w:val="16"/>
                <w:szCs w:val="16"/>
              </w:rPr>
            </w:pPr>
            <w:ins w:id="1086" w:author="Homberg van den, Marc" w:date="2018-12-06T12:38:00Z">
              <w:r>
                <w:rPr>
                  <w:sz w:val="16"/>
                  <w:szCs w:val="16"/>
                </w:rPr>
                <w:t xml:space="preserve">District </w:t>
              </w:r>
            </w:ins>
          </w:p>
        </w:tc>
        <w:tc>
          <w:tcPr>
            <w:tcW w:w="1124" w:type="dxa"/>
            <w:tcPrChange w:id="1087" w:author="Agathe Bucherie" w:date="2018-12-13T01:25:00Z">
              <w:tcPr>
                <w:tcW w:w="0" w:type="auto"/>
              </w:tcPr>
            </w:tcPrChange>
          </w:tcPr>
          <w:p w14:paraId="67CA8797" w14:textId="77777777" w:rsidR="00F63E03" w:rsidRDefault="00F63E03">
            <w:pPr>
              <w:pStyle w:val="Default"/>
              <w:rPr>
                <w:ins w:id="1088" w:author="Homberg van den, Marc" w:date="2018-12-06T12:38:00Z"/>
                <w:sz w:val="16"/>
                <w:szCs w:val="16"/>
              </w:rPr>
            </w:pPr>
            <w:ins w:id="1089" w:author="Homberg van den, Marc" w:date="2018-12-06T12:38:00Z">
              <w:r>
                <w:rPr>
                  <w:sz w:val="16"/>
                  <w:szCs w:val="16"/>
                </w:rPr>
                <w:t xml:space="preserve">Report </w:t>
              </w:r>
            </w:ins>
          </w:p>
        </w:tc>
        <w:tc>
          <w:tcPr>
            <w:tcW w:w="1124" w:type="dxa"/>
            <w:tcPrChange w:id="1090" w:author="Agathe Bucherie" w:date="2018-12-13T01:25:00Z">
              <w:tcPr>
                <w:tcW w:w="0" w:type="auto"/>
              </w:tcPr>
            </w:tcPrChange>
          </w:tcPr>
          <w:p w14:paraId="5FC0A636" w14:textId="77777777" w:rsidR="00F63E03" w:rsidRDefault="00F63E03">
            <w:pPr>
              <w:pStyle w:val="Default"/>
              <w:rPr>
                <w:ins w:id="1091" w:author="Homberg van den, Marc" w:date="2018-12-06T12:38:00Z"/>
                <w:sz w:val="16"/>
                <w:szCs w:val="16"/>
              </w:rPr>
            </w:pPr>
            <w:ins w:id="1092" w:author="Homberg van den, Marc" w:date="2018-12-06T12:38:00Z">
              <w:r>
                <w:rPr>
                  <w:sz w:val="16"/>
                  <w:szCs w:val="16"/>
                </w:rPr>
                <w:t xml:space="preserve">unstructured </w:t>
              </w:r>
            </w:ins>
          </w:p>
        </w:tc>
      </w:tr>
      <w:tr w:rsidR="00F63E03" w14:paraId="2F951253" w14:textId="77777777" w:rsidTr="2EA27C94">
        <w:trPr>
          <w:trHeight w:val="178"/>
          <w:ins w:id="1093" w:author="Homberg van den, Marc" w:date="2018-12-06T12:38:00Z"/>
        </w:trPr>
        <w:tc>
          <w:tcPr>
            <w:tcW w:w="1124" w:type="dxa"/>
            <w:tcPrChange w:id="1094" w:author="Agathe Bucherie" w:date="2018-12-13T01:25:00Z">
              <w:tcPr>
                <w:tcW w:w="0" w:type="auto"/>
              </w:tcPr>
            </w:tcPrChange>
          </w:tcPr>
          <w:p w14:paraId="53DF742E" w14:textId="77777777" w:rsidR="00F63E03" w:rsidRDefault="00F63E03">
            <w:pPr>
              <w:pStyle w:val="Default"/>
              <w:rPr>
                <w:ins w:id="1095" w:author="Homberg van den, Marc" w:date="2018-12-06T12:38:00Z"/>
                <w:sz w:val="16"/>
                <w:szCs w:val="16"/>
              </w:rPr>
            </w:pPr>
            <w:ins w:id="1096" w:author="Homberg van den, Marc" w:date="2018-12-06T12:38:00Z">
              <w:r>
                <w:rPr>
                  <w:sz w:val="16"/>
                  <w:szCs w:val="16"/>
                </w:rPr>
                <w:t xml:space="preserve">Disaster Database </w:t>
              </w:r>
            </w:ins>
          </w:p>
        </w:tc>
        <w:tc>
          <w:tcPr>
            <w:tcW w:w="1124" w:type="dxa"/>
            <w:tcPrChange w:id="1097" w:author="Agathe Bucherie" w:date="2018-12-13T01:25:00Z">
              <w:tcPr>
                <w:tcW w:w="0" w:type="auto"/>
              </w:tcPr>
            </w:tcPrChange>
          </w:tcPr>
          <w:p w14:paraId="3E78E027" w14:textId="77777777" w:rsidR="00F63E03" w:rsidRDefault="00F63E03">
            <w:pPr>
              <w:pStyle w:val="Default"/>
              <w:rPr>
                <w:ins w:id="1098" w:author="Homberg van den, Marc" w:date="2018-12-06T12:38:00Z"/>
                <w:sz w:val="16"/>
                <w:szCs w:val="16"/>
              </w:rPr>
            </w:pPr>
            <w:ins w:id="1099" w:author="Homberg van den, Marc" w:date="2018-12-06T12:38:00Z">
              <w:r>
                <w:rPr>
                  <w:sz w:val="16"/>
                  <w:szCs w:val="16"/>
                </w:rPr>
                <w:t xml:space="preserve">EM-DAT </w:t>
              </w:r>
            </w:ins>
          </w:p>
        </w:tc>
        <w:tc>
          <w:tcPr>
            <w:tcW w:w="1124" w:type="dxa"/>
            <w:gridSpan w:val="2"/>
            <w:tcPrChange w:id="1100" w:author="Agathe Bucherie" w:date="2018-12-13T01:25:00Z">
              <w:tcPr>
                <w:tcW w:w="1124" w:type="dxa"/>
                <w:gridSpan w:val="2"/>
              </w:tcPr>
            </w:tcPrChange>
          </w:tcPr>
          <w:p w14:paraId="3E3C1109" w14:textId="77777777" w:rsidR="00F63E03" w:rsidRDefault="00F63E03">
            <w:pPr>
              <w:pStyle w:val="Default"/>
              <w:rPr>
                <w:ins w:id="1101" w:author="Homberg van den, Marc" w:date="2018-12-06T12:38:00Z"/>
                <w:sz w:val="16"/>
                <w:szCs w:val="16"/>
              </w:rPr>
            </w:pPr>
            <w:ins w:id="1102" w:author="Homberg van den, Marc" w:date="2018-12-06T12:38:00Z">
              <w:r>
                <w:rPr>
                  <w:sz w:val="16"/>
                  <w:szCs w:val="16"/>
                </w:rPr>
                <w:t xml:space="preserve">1967-2017 </w:t>
              </w:r>
            </w:ins>
          </w:p>
        </w:tc>
        <w:tc>
          <w:tcPr>
            <w:tcW w:w="1124" w:type="dxa"/>
            <w:tcPrChange w:id="1103" w:author="Agathe Bucherie" w:date="2018-12-13T01:25:00Z">
              <w:tcPr>
                <w:tcW w:w="0" w:type="auto"/>
              </w:tcPr>
            </w:tcPrChange>
          </w:tcPr>
          <w:p w14:paraId="21664A15" w14:textId="77777777" w:rsidR="00F63E03" w:rsidRDefault="00F63E03">
            <w:pPr>
              <w:pStyle w:val="Default"/>
              <w:rPr>
                <w:ins w:id="1104" w:author="Homberg van den, Marc" w:date="2018-12-06T12:38:00Z"/>
                <w:sz w:val="16"/>
                <w:szCs w:val="16"/>
              </w:rPr>
            </w:pPr>
            <w:ins w:id="1105" w:author="Homberg van den, Marc" w:date="2018-12-06T12:38:00Z">
              <w:r>
                <w:rPr>
                  <w:sz w:val="16"/>
                  <w:szCs w:val="16"/>
                </w:rPr>
                <w:t xml:space="preserve">4 </w:t>
              </w:r>
            </w:ins>
          </w:p>
        </w:tc>
        <w:tc>
          <w:tcPr>
            <w:tcW w:w="1124" w:type="dxa"/>
            <w:tcPrChange w:id="1106" w:author="Agathe Bucherie" w:date="2018-12-13T01:25:00Z">
              <w:tcPr>
                <w:tcW w:w="0" w:type="auto"/>
              </w:tcPr>
            </w:tcPrChange>
          </w:tcPr>
          <w:p w14:paraId="6C34C9DD" w14:textId="77777777" w:rsidR="00F63E03" w:rsidRDefault="00F63E03">
            <w:pPr>
              <w:pStyle w:val="Default"/>
              <w:rPr>
                <w:ins w:id="1107" w:author="Homberg van den, Marc" w:date="2018-12-06T12:38:00Z"/>
                <w:sz w:val="16"/>
                <w:szCs w:val="16"/>
              </w:rPr>
            </w:pPr>
            <w:ins w:id="1108" w:author="Homberg van den, Marc" w:date="2018-12-06T12:38:00Z">
              <w:r>
                <w:rPr>
                  <w:sz w:val="16"/>
                  <w:szCs w:val="16"/>
                </w:rPr>
                <w:t xml:space="preserve">4 </w:t>
              </w:r>
            </w:ins>
          </w:p>
        </w:tc>
        <w:tc>
          <w:tcPr>
            <w:tcW w:w="1124" w:type="dxa"/>
            <w:gridSpan w:val="2"/>
            <w:tcPrChange w:id="1109" w:author="Agathe Bucherie" w:date="2018-12-13T01:25:00Z">
              <w:tcPr>
                <w:tcW w:w="1124" w:type="dxa"/>
                <w:gridSpan w:val="2"/>
              </w:tcPr>
            </w:tcPrChange>
          </w:tcPr>
          <w:p w14:paraId="40311301" w14:textId="77777777" w:rsidR="00F63E03" w:rsidRDefault="00F63E03">
            <w:pPr>
              <w:pStyle w:val="Default"/>
              <w:rPr>
                <w:ins w:id="1110" w:author="Homberg van den, Marc" w:date="2018-12-06T12:38:00Z"/>
                <w:sz w:val="16"/>
                <w:szCs w:val="16"/>
              </w:rPr>
            </w:pPr>
            <w:ins w:id="1111" w:author="Homberg van den, Marc" w:date="2018-12-06T12:38:00Z">
              <w:r>
                <w:rPr>
                  <w:sz w:val="16"/>
                  <w:szCs w:val="16"/>
                </w:rPr>
                <w:t xml:space="preserve">National </w:t>
              </w:r>
            </w:ins>
          </w:p>
        </w:tc>
        <w:tc>
          <w:tcPr>
            <w:tcW w:w="1124" w:type="dxa"/>
            <w:tcPrChange w:id="1112" w:author="Agathe Bucherie" w:date="2018-12-13T01:25:00Z">
              <w:tcPr>
                <w:tcW w:w="0" w:type="auto"/>
              </w:tcPr>
            </w:tcPrChange>
          </w:tcPr>
          <w:p w14:paraId="35B2E09C" w14:textId="77777777" w:rsidR="00F63E03" w:rsidRDefault="00F63E03">
            <w:pPr>
              <w:pStyle w:val="Default"/>
              <w:rPr>
                <w:ins w:id="1113" w:author="Homberg van den, Marc" w:date="2018-12-06T12:38:00Z"/>
                <w:sz w:val="16"/>
                <w:szCs w:val="16"/>
              </w:rPr>
            </w:pPr>
            <w:ins w:id="1114" w:author="Homberg van den, Marc" w:date="2018-12-06T12:38:00Z">
              <w:r>
                <w:rPr>
                  <w:sz w:val="16"/>
                  <w:szCs w:val="16"/>
                </w:rPr>
                <w:t xml:space="preserve">Database </w:t>
              </w:r>
            </w:ins>
          </w:p>
        </w:tc>
        <w:tc>
          <w:tcPr>
            <w:tcW w:w="1124" w:type="dxa"/>
            <w:tcPrChange w:id="1115" w:author="Agathe Bucherie" w:date="2018-12-13T01:25:00Z">
              <w:tcPr>
                <w:tcW w:w="0" w:type="auto"/>
              </w:tcPr>
            </w:tcPrChange>
          </w:tcPr>
          <w:p w14:paraId="2A5F92F2" w14:textId="77777777" w:rsidR="00F63E03" w:rsidRDefault="00F63E03">
            <w:pPr>
              <w:pStyle w:val="Default"/>
              <w:rPr>
                <w:ins w:id="1116" w:author="Homberg van den, Marc" w:date="2018-12-06T12:38:00Z"/>
                <w:sz w:val="16"/>
                <w:szCs w:val="16"/>
              </w:rPr>
            </w:pPr>
            <w:ins w:id="1117" w:author="Homberg van den, Marc" w:date="2018-12-06T12:38:00Z">
              <w:r>
                <w:rPr>
                  <w:sz w:val="16"/>
                  <w:szCs w:val="16"/>
                </w:rPr>
                <w:t xml:space="preserve">structured </w:t>
              </w:r>
            </w:ins>
          </w:p>
        </w:tc>
      </w:tr>
      <w:tr w:rsidR="00F63E03" w14:paraId="6FAD9D2F" w14:textId="77777777" w:rsidTr="2EA27C94">
        <w:trPr>
          <w:trHeight w:val="277"/>
          <w:ins w:id="1118" w:author="Homberg van den, Marc" w:date="2018-12-06T12:38:00Z"/>
        </w:trPr>
        <w:tc>
          <w:tcPr>
            <w:tcW w:w="1124" w:type="dxa"/>
            <w:tcPrChange w:id="1119" w:author="Agathe Bucherie" w:date="2018-12-13T01:25:00Z">
              <w:tcPr>
                <w:tcW w:w="0" w:type="auto"/>
              </w:tcPr>
            </w:tcPrChange>
          </w:tcPr>
          <w:p w14:paraId="04ECCDC7" w14:textId="77777777" w:rsidR="00F63E03" w:rsidRDefault="00F63E03">
            <w:pPr>
              <w:pStyle w:val="Default"/>
              <w:rPr>
                <w:ins w:id="1120" w:author="Homberg van den, Marc" w:date="2018-12-06T12:38:00Z"/>
                <w:sz w:val="16"/>
                <w:szCs w:val="16"/>
              </w:rPr>
            </w:pPr>
            <w:ins w:id="1121" w:author="Homberg van den, Marc" w:date="2018-12-06T12:38:00Z">
              <w:r>
                <w:rPr>
                  <w:sz w:val="16"/>
                  <w:szCs w:val="16"/>
                </w:rPr>
                <w:t xml:space="preserve">Internally displaced persons </w:t>
              </w:r>
            </w:ins>
          </w:p>
        </w:tc>
        <w:tc>
          <w:tcPr>
            <w:tcW w:w="1124" w:type="dxa"/>
            <w:tcPrChange w:id="1122" w:author="Agathe Bucherie" w:date="2018-12-13T01:25:00Z">
              <w:tcPr>
                <w:tcW w:w="0" w:type="auto"/>
              </w:tcPr>
            </w:tcPrChange>
          </w:tcPr>
          <w:p w14:paraId="0B9EF3AF" w14:textId="77777777" w:rsidR="00F63E03" w:rsidRDefault="00F63E03">
            <w:pPr>
              <w:pStyle w:val="Default"/>
              <w:rPr>
                <w:ins w:id="1123" w:author="Homberg van den, Marc" w:date="2018-12-06T12:38:00Z"/>
                <w:sz w:val="16"/>
                <w:szCs w:val="16"/>
              </w:rPr>
            </w:pPr>
            <w:ins w:id="1124" w:author="Homberg van den, Marc" w:date="2018-12-06T12:38:00Z">
              <w:r>
                <w:rPr>
                  <w:sz w:val="16"/>
                  <w:szCs w:val="16"/>
                </w:rPr>
                <w:t xml:space="preserve">OCHA </w:t>
              </w:r>
            </w:ins>
          </w:p>
        </w:tc>
        <w:tc>
          <w:tcPr>
            <w:tcW w:w="1124" w:type="dxa"/>
            <w:gridSpan w:val="2"/>
            <w:tcPrChange w:id="1125" w:author="Agathe Bucherie" w:date="2018-12-13T01:25:00Z">
              <w:tcPr>
                <w:tcW w:w="1124" w:type="dxa"/>
                <w:gridSpan w:val="2"/>
              </w:tcPr>
            </w:tcPrChange>
          </w:tcPr>
          <w:p w14:paraId="6BF73060" w14:textId="77777777" w:rsidR="00F63E03" w:rsidRDefault="00F63E03">
            <w:pPr>
              <w:pStyle w:val="Default"/>
              <w:rPr>
                <w:ins w:id="1126" w:author="Homberg van den, Marc" w:date="2018-12-06T12:38:00Z"/>
                <w:sz w:val="16"/>
                <w:szCs w:val="16"/>
              </w:rPr>
            </w:pPr>
            <w:ins w:id="1127" w:author="Homberg van den, Marc" w:date="2018-12-06T12:38:00Z">
              <w:r>
                <w:rPr>
                  <w:sz w:val="16"/>
                  <w:szCs w:val="16"/>
                </w:rPr>
                <w:t xml:space="preserve">2010-2016 </w:t>
              </w:r>
            </w:ins>
          </w:p>
        </w:tc>
        <w:tc>
          <w:tcPr>
            <w:tcW w:w="1124" w:type="dxa"/>
            <w:tcPrChange w:id="1128" w:author="Agathe Bucherie" w:date="2018-12-13T01:25:00Z">
              <w:tcPr>
                <w:tcW w:w="0" w:type="auto"/>
              </w:tcPr>
            </w:tcPrChange>
          </w:tcPr>
          <w:p w14:paraId="0507CEBC" w14:textId="77777777" w:rsidR="00F63E03" w:rsidRDefault="00F63E03">
            <w:pPr>
              <w:pStyle w:val="Default"/>
              <w:rPr>
                <w:ins w:id="1129" w:author="Homberg van den, Marc" w:date="2018-12-06T12:38:00Z"/>
                <w:sz w:val="16"/>
                <w:szCs w:val="16"/>
              </w:rPr>
            </w:pPr>
            <w:ins w:id="1130" w:author="Homberg van den, Marc" w:date="2018-12-06T12:38:00Z">
              <w:r>
                <w:rPr>
                  <w:sz w:val="16"/>
                  <w:szCs w:val="16"/>
                </w:rPr>
                <w:t xml:space="preserve">4 </w:t>
              </w:r>
            </w:ins>
          </w:p>
        </w:tc>
        <w:tc>
          <w:tcPr>
            <w:tcW w:w="1124" w:type="dxa"/>
            <w:tcPrChange w:id="1131" w:author="Agathe Bucherie" w:date="2018-12-13T01:25:00Z">
              <w:tcPr>
                <w:tcW w:w="0" w:type="auto"/>
              </w:tcPr>
            </w:tcPrChange>
          </w:tcPr>
          <w:p w14:paraId="1792BF84" w14:textId="77777777" w:rsidR="00F63E03" w:rsidRDefault="00F63E03">
            <w:pPr>
              <w:pStyle w:val="Default"/>
              <w:rPr>
                <w:ins w:id="1132" w:author="Homberg van den, Marc" w:date="2018-12-06T12:38:00Z"/>
                <w:sz w:val="16"/>
                <w:szCs w:val="16"/>
              </w:rPr>
            </w:pPr>
            <w:ins w:id="1133" w:author="Homberg van den, Marc" w:date="2018-12-06T12:38:00Z">
              <w:r>
                <w:rPr>
                  <w:sz w:val="16"/>
                  <w:szCs w:val="16"/>
                </w:rPr>
                <w:t xml:space="preserve">3 </w:t>
              </w:r>
            </w:ins>
          </w:p>
        </w:tc>
        <w:tc>
          <w:tcPr>
            <w:tcW w:w="1124" w:type="dxa"/>
            <w:gridSpan w:val="2"/>
            <w:tcPrChange w:id="1134" w:author="Agathe Bucherie" w:date="2018-12-13T01:25:00Z">
              <w:tcPr>
                <w:tcW w:w="1124" w:type="dxa"/>
                <w:gridSpan w:val="2"/>
              </w:tcPr>
            </w:tcPrChange>
          </w:tcPr>
          <w:p w14:paraId="73C9EDC9" w14:textId="77777777" w:rsidR="00F63E03" w:rsidRDefault="00F63E03">
            <w:pPr>
              <w:pStyle w:val="Default"/>
              <w:rPr>
                <w:ins w:id="1135" w:author="Homberg van den, Marc" w:date="2018-12-06T12:38:00Z"/>
                <w:sz w:val="16"/>
                <w:szCs w:val="16"/>
              </w:rPr>
            </w:pPr>
            <w:ins w:id="1136" w:author="Homberg van den, Marc" w:date="2018-12-06T12:38:00Z">
              <w:r>
                <w:rPr>
                  <w:sz w:val="16"/>
                  <w:szCs w:val="16"/>
                </w:rPr>
                <w:t xml:space="preserve">District </w:t>
              </w:r>
            </w:ins>
          </w:p>
        </w:tc>
        <w:tc>
          <w:tcPr>
            <w:tcW w:w="1124" w:type="dxa"/>
            <w:tcPrChange w:id="1137" w:author="Agathe Bucherie" w:date="2018-12-13T01:25:00Z">
              <w:tcPr>
                <w:tcW w:w="0" w:type="auto"/>
              </w:tcPr>
            </w:tcPrChange>
          </w:tcPr>
          <w:p w14:paraId="24B4391F" w14:textId="77777777" w:rsidR="00F63E03" w:rsidRDefault="00F63E03">
            <w:pPr>
              <w:pStyle w:val="Default"/>
              <w:rPr>
                <w:ins w:id="1138" w:author="Homberg van den, Marc" w:date="2018-12-06T12:38:00Z"/>
                <w:sz w:val="16"/>
                <w:szCs w:val="16"/>
              </w:rPr>
            </w:pPr>
            <w:ins w:id="1139" w:author="Homberg van den, Marc" w:date="2018-12-06T12:38:00Z">
              <w:r>
                <w:rPr>
                  <w:sz w:val="16"/>
                  <w:szCs w:val="16"/>
                </w:rPr>
                <w:t xml:space="preserve">Dataset </w:t>
              </w:r>
            </w:ins>
          </w:p>
        </w:tc>
        <w:tc>
          <w:tcPr>
            <w:tcW w:w="1124" w:type="dxa"/>
            <w:tcPrChange w:id="1140" w:author="Agathe Bucherie" w:date="2018-12-13T01:25:00Z">
              <w:tcPr>
                <w:tcW w:w="0" w:type="auto"/>
              </w:tcPr>
            </w:tcPrChange>
          </w:tcPr>
          <w:p w14:paraId="310032E7" w14:textId="77777777" w:rsidR="00F63E03" w:rsidRDefault="00F63E03">
            <w:pPr>
              <w:pStyle w:val="Default"/>
              <w:rPr>
                <w:ins w:id="1141" w:author="Homberg van den, Marc" w:date="2018-12-06T12:38:00Z"/>
                <w:sz w:val="16"/>
                <w:szCs w:val="16"/>
              </w:rPr>
            </w:pPr>
            <w:ins w:id="1142" w:author="Homberg van den, Marc" w:date="2018-12-06T12:38:00Z">
              <w:r>
                <w:rPr>
                  <w:sz w:val="16"/>
                  <w:szCs w:val="16"/>
                </w:rPr>
                <w:t xml:space="preserve">structured </w:t>
              </w:r>
            </w:ins>
          </w:p>
        </w:tc>
      </w:tr>
      <w:tr w:rsidR="00F63E03" w14:paraId="7F8F146C" w14:textId="77777777" w:rsidTr="2EA27C94">
        <w:trPr>
          <w:trHeight w:val="276"/>
          <w:ins w:id="1143" w:author="Homberg van den, Marc" w:date="2018-12-06T12:38:00Z"/>
        </w:trPr>
        <w:tc>
          <w:tcPr>
            <w:tcW w:w="1124" w:type="dxa"/>
            <w:tcPrChange w:id="1144" w:author="Agathe Bucherie" w:date="2018-12-13T01:25:00Z">
              <w:tcPr>
                <w:tcW w:w="0" w:type="auto"/>
              </w:tcPr>
            </w:tcPrChange>
          </w:tcPr>
          <w:p w14:paraId="72740909" w14:textId="77777777" w:rsidR="00F63E03" w:rsidRDefault="00F63E03">
            <w:pPr>
              <w:pStyle w:val="Default"/>
              <w:rPr>
                <w:ins w:id="1145" w:author="Homberg van den, Marc" w:date="2018-12-06T12:38:00Z"/>
                <w:sz w:val="16"/>
                <w:szCs w:val="16"/>
              </w:rPr>
            </w:pPr>
            <w:ins w:id="1146" w:author="Homberg van den, Marc" w:date="2018-12-06T12:38:00Z">
              <w:r>
                <w:rPr>
                  <w:sz w:val="16"/>
                  <w:szCs w:val="16"/>
                </w:rPr>
                <w:t xml:space="preserve">Damage and loss assessment </w:t>
              </w:r>
            </w:ins>
          </w:p>
        </w:tc>
        <w:tc>
          <w:tcPr>
            <w:tcW w:w="1124" w:type="dxa"/>
            <w:tcPrChange w:id="1147" w:author="Agathe Bucherie" w:date="2018-12-13T01:25:00Z">
              <w:tcPr>
                <w:tcW w:w="0" w:type="auto"/>
              </w:tcPr>
            </w:tcPrChange>
          </w:tcPr>
          <w:p w14:paraId="688B8CF0" w14:textId="77777777" w:rsidR="00F63E03" w:rsidRDefault="00F63E03">
            <w:pPr>
              <w:pStyle w:val="Default"/>
              <w:rPr>
                <w:ins w:id="1148" w:author="Homberg van den, Marc" w:date="2018-12-06T12:38:00Z"/>
                <w:sz w:val="16"/>
                <w:szCs w:val="16"/>
              </w:rPr>
            </w:pPr>
            <w:ins w:id="1149" w:author="Homberg van den, Marc" w:date="2018-12-06T12:38:00Z">
              <w:r>
                <w:rPr>
                  <w:sz w:val="16"/>
                  <w:szCs w:val="16"/>
                </w:rPr>
                <w:t xml:space="preserve">Government </w:t>
              </w:r>
            </w:ins>
          </w:p>
        </w:tc>
        <w:tc>
          <w:tcPr>
            <w:tcW w:w="1124" w:type="dxa"/>
            <w:gridSpan w:val="2"/>
            <w:tcPrChange w:id="1150" w:author="Agathe Bucherie" w:date="2018-12-13T01:25:00Z">
              <w:tcPr>
                <w:tcW w:w="1124" w:type="dxa"/>
                <w:gridSpan w:val="2"/>
              </w:tcPr>
            </w:tcPrChange>
          </w:tcPr>
          <w:p w14:paraId="4CAAB7F7" w14:textId="77777777" w:rsidR="00F63E03" w:rsidRDefault="00F63E03">
            <w:pPr>
              <w:pStyle w:val="Default"/>
              <w:rPr>
                <w:ins w:id="1151" w:author="Homberg van den, Marc" w:date="2018-12-06T12:38:00Z"/>
                <w:sz w:val="16"/>
                <w:szCs w:val="16"/>
              </w:rPr>
            </w:pPr>
            <w:ins w:id="1152" w:author="Homberg van den, Marc" w:date="2018-12-06T12:38:00Z">
              <w:r>
                <w:rPr>
                  <w:sz w:val="16"/>
                  <w:szCs w:val="16"/>
                </w:rPr>
                <w:t xml:space="preserve">2015 </w:t>
              </w:r>
            </w:ins>
          </w:p>
        </w:tc>
        <w:tc>
          <w:tcPr>
            <w:tcW w:w="1124" w:type="dxa"/>
            <w:tcPrChange w:id="1153" w:author="Agathe Bucherie" w:date="2018-12-13T01:25:00Z">
              <w:tcPr>
                <w:tcW w:w="0" w:type="auto"/>
              </w:tcPr>
            </w:tcPrChange>
          </w:tcPr>
          <w:p w14:paraId="4C606455" w14:textId="77777777" w:rsidR="00F63E03" w:rsidRDefault="00F63E03">
            <w:pPr>
              <w:pStyle w:val="Default"/>
              <w:rPr>
                <w:ins w:id="1154" w:author="Homberg van den, Marc" w:date="2018-12-06T12:38:00Z"/>
                <w:sz w:val="16"/>
                <w:szCs w:val="16"/>
              </w:rPr>
            </w:pPr>
            <w:ins w:id="1155" w:author="Homberg van den, Marc" w:date="2018-12-06T12:38:00Z">
              <w:r>
                <w:rPr>
                  <w:sz w:val="16"/>
                  <w:szCs w:val="16"/>
                </w:rPr>
                <w:t xml:space="preserve">3 </w:t>
              </w:r>
            </w:ins>
          </w:p>
        </w:tc>
        <w:tc>
          <w:tcPr>
            <w:tcW w:w="1124" w:type="dxa"/>
            <w:tcPrChange w:id="1156" w:author="Agathe Bucherie" w:date="2018-12-13T01:25:00Z">
              <w:tcPr>
                <w:tcW w:w="0" w:type="auto"/>
              </w:tcPr>
            </w:tcPrChange>
          </w:tcPr>
          <w:p w14:paraId="28F5F669" w14:textId="77777777" w:rsidR="00F63E03" w:rsidRDefault="00F63E03">
            <w:pPr>
              <w:pStyle w:val="Default"/>
              <w:rPr>
                <w:ins w:id="1157" w:author="Homberg van den, Marc" w:date="2018-12-06T12:38:00Z"/>
                <w:sz w:val="16"/>
                <w:szCs w:val="16"/>
              </w:rPr>
            </w:pPr>
            <w:ins w:id="1158" w:author="Homberg van den, Marc" w:date="2018-12-06T12:38:00Z">
              <w:r>
                <w:rPr>
                  <w:sz w:val="16"/>
                  <w:szCs w:val="16"/>
                </w:rPr>
                <w:t xml:space="preserve">4 </w:t>
              </w:r>
            </w:ins>
          </w:p>
        </w:tc>
        <w:tc>
          <w:tcPr>
            <w:tcW w:w="1124" w:type="dxa"/>
            <w:gridSpan w:val="2"/>
            <w:tcPrChange w:id="1159" w:author="Agathe Bucherie" w:date="2018-12-13T01:25:00Z">
              <w:tcPr>
                <w:tcW w:w="1124" w:type="dxa"/>
                <w:gridSpan w:val="2"/>
              </w:tcPr>
            </w:tcPrChange>
          </w:tcPr>
          <w:p w14:paraId="7EFAD256" w14:textId="77777777" w:rsidR="00F63E03" w:rsidRDefault="00F63E03">
            <w:pPr>
              <w:pStyle w:val="Default"/>
              <w:rPr>
                <w:ins w:id="1160" w:author="Homberg van den, Marc" w:date="2018-12-06T12:38:00Z"/>
                <w:sz w:val="16"/>
                <w:szCs w:val="16"/>
              </w:rPr>
            </w:pPr>
            <w:ins w:id="1161" w:author="Homberg van den, Marc" w:date="2018-12-06T12:38:00Z">
              <w:r>
                <w:rPr>
                  <w:sz w:val="16"/>
                  <w:szCs w:val="16"/>
                </w:rPr>
                <w:t xml:space="preserve">District </w:t>
              </w:r>
            </w:ins>
          </w:p>
        </w:tc>
        <w:tc>
          <w:tcPr>
            <w:tcW w:w="1124" w:type="dxa"/>
            <w:tcPrChange w:id="1162" w:author="Agathe Bucherie" w:date="2018-12-13T01:25:00Z">
              <w:tcPr>
                <w:tcW w:w="0" w:type="auto"/>
              </w:tcPr>
            </w:tcPrChange>
          </w:tcPr>
          <w:p w14:paraId="77643648" w14:textId="77777777" w:rsidR="00F63E03" w:rsidRDefault="00F63E03">
            <w:pPr>
              <w:pStyle w:val="Default"/>
              <w:rPr>
                <w:ins w:id="1163" w:author="Homberg van den, Marc" w:date="2018-12-06T12:38:00Z"/>
                <w:sz w:val="16"/>
                <w:szCs w:val="16"/>
              </w:rPr>
            </w:pPr>
            <w:ins w:id="1164" w:author="Homberg van den, Marc" w:date="2018-12-06T12:38:00Z">
              <w:r>
                <w:rPr>
                  <w:sz w:val="16"/>
                  <w:szCs w:val="16"/>
                </w:rPr>
                <w:t xml:space="preserve">Report </w:t>
              </w:r>
            </w:ins>
          </w:p>
        </w:tc>
        <w:tc>
          <w:tcPr>
            <w:tcW w:w="1124" w:type="dxa"/>
            <w:tcPrChange w:id="1165" w:author="Agathe Bucherie" w:date="2018-12-13T01:25:00Z">
              <w:tcPr>
                <w:tcW w:w="0" w:type="auto"/>
              </w:tcPr>
            </w:tcPrChange>
          </w:tcPr>
          <w:p w14:paraId="5A8370E6" w14:textId="77777777" w:rsidR="00F63E03" w:rsidRDefault="00F63E03">
            <w:pPr>
              <w:pStyle w:val="Default"/>
              <w:rPr>
                <w:ins w:id="1166" w:author="Homberg van den, Marc" w:date="2018-12-06T12:38:00Z"/>
                <w:sz w:val="16"/>
                <w:szCs w:val="16"/>
              </w:rPr>
            </w:pPr>
            <w:ins w:id="1167" w:author="Homberg van den, Marc" w:date="2018-12-06T12:38:00Z">
              <w:r>
                <w:rPr>
                  <w:sz w:val="16"/>
                  <w:szCs w:val="16"/>
                </w:rPr>
                <w:t xml:space="preserve">Semi-structured </w:t>
              </w:r>
            </w:ins>
          </w:p>
        </w:tc>
      </w:tr>
    </w:tbl>
    <w:p w14:paraId="4B7335B3" w14:textId="77777777" w:rsidR="00F63E03" w:rsidRDefault="00F63E03" w:rsidP="00833203">
      <w:pPr>
        <w:rPr>
          <w:ins w:id="1168" w:author="Homberg van den, Marc" w:date="2018-12-06T12:37:00Z"/>
        </w:rPr>
      </w:pPr>
    </w:p>
    <w:p w14:paraId="074CA1DF" w14:textId="684375FD" w:rsidR="0012655B" w:rsidRDefault="0012655B" w:rsidP="00833203">
      <w:r>
        <w:t>We compiled a list of reported flood events</w:t>
      </w:r>
      <w:r w:rsidR="00833203">
        <w:t xml:space="preserve"> for each district. </w:t>
      </w:r>
      <w:r w:rsidR="001067EF">
        <w:t xml:space="preserve">We use these data to validate the forecast and calculate the skill of the model. </w:t>
      </w:r>
    </w:p>
    <w:p w14:paraId="130D8BD2" w14:textId="77777777" w:rsidR="00847659" w:rsidRDefault="006779BD" w:rsidP="00BD455A">
      <w:pPr>
        <w:keepNext/>
      </w:pPr>
      <w:r>
        <w:rPr>
          <w:noProof/>
        </w:rPr>
        <w:drawing>
          <wp:inline distT="0" distB="0" distL="0" distR="0" wp14:anchorId="0996F37D" wp14:editId="07C7729F">
            <wp:extent cx="5760720" cy="2545080"/>
            <wp:effectExtent l="0" t="0" r="11430" b="7620"/>
            <wp:docPr id="4" name="Chart 4">
              <a:extLst xmlns:a="http://schemas.openxmlformats.org/drawingml/2006/main">
                <a:ext uri="{FF2B5EF4-FFF2-40B4-BE49-F238E27FC236}">
                  <a16:creationId xmlns:a16="http://schemas.microsoft.com/office/drawing/2014/main" id="{5206A067-6F14-40F4-9B16-C1E90C3F9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269CD5" w14:textId="5E98665C" w:rsidR="006779BD" w:rsidRDefault="00847659" w:rsidP="00BD455A">
      <w:pPr>
        <w:pStyle w:val="Bijschrift"/>
      </w:pPr>
      <w:r>
        <w:t xml:space="preserve">Figure </w:t>
      </w:r>
      <w:r>
        <w:fldChar w:fldCharType="begin"/>
      </w:r>
      <w:r>
        <w:instrText xml:space="preserve"> SEQ Figure \* ARABIC </w:instrText>
      </w:r>
      <w:r>
        <w:fldChar w:fldCharType="separate"/>
      </w:r>
      <w:r w:rsidR="00995646">
        <w:rPr>
          <w:noProof/>
        </w:rPr>
        <w:t>2</w:t>
      </w:r>
      <w:r>
        <w:fldChar w:fldCharType="end"/>
      </w:r>
      <w:r>
        <w:t xml:space="preserve"> </w:t>
      </w:r>
      <w:r w:rsidR="00F104E2">
        <w:t xml:space="preserve">histogram showing the number of flood reports in Zambia for each year that have been analyzed for this study. </w:t>
      </w:r>
      <w:r w:rsidR="00F85F01" w:rsidRPr="00BD455A">
        <w:rPr>
          <w:highlight w:val="yellow"/>
        </w:rPr>
        <w:t>[SHOWS ALSO DATA AFTER 2014: ARE WE USING THOSE?]</w:t>
      </w:r>
    </w:p>
    <w:p w14:paraId="21EAAEAC" w14:textId="77777777" w:rsidR="00D84F43" w:rsidRDefault="00D84F43" w:rsidP="0012655B">
      <w:pPr>
        <w:rPr>
          <w:ins w:id="1169" w:author="Giodini, Stefania" w:date="2018-11-29T01:46:00Z"/>
        </w:rPr>
      </w:pPr>
    </w:p>
    <w:p w14:paraId="7F9C1035" w14:textId="6D8862A6" w:rsidR="16A09A8E" w:rsidRDefault="16A09A8E" w:rsidP="2EA27C94">
      <w:pPr>
        <w:pStyle w:val="Kop1"/>
        <w:rPr>
          <w:ins w:id="1170" w:author="Giodini, Stefania" w:date="2018-12-06T13:14:00Z"/>
        </w:rPr>
      </w:pPr>
      <w:bookmarkStart w:id="1171" w:name="_Toc531863821"/>
      <w:ins w:id="1172" w:author="Giodini, Stefania" w:date="2018-11-29T01:46:00Z">
        <w:r>
          <w:lastRenderedPageBreak/>
          <w:t>Validati</w:t>
        </w:r>
        <w:r w:rsidR="3E4AA9E5" w:rsidRPr="3E4AA9E5">
          <w:t xml:space="preserve">on of historical flood events using </w:t>
        </w:r>
      </w:ins>
      <w:ins w:id="1173" w:author="Giodini, Stefania" w:date="2018-12-04T13:27:00Z">
        <w:r w:rsidR="00CF3E02">
          <w:t>satellite</w:t>
        </w:r>
      </w:ins>
      <w:ins w:id="1174" w:author="Giodini, Stefania" w:date="2018-11-29T01:46:00Z">
        <w:r w:rsidR="3E4AA9E5" w:rsidRPr="3E4AA9E5">
          <w:t xml:space="preserve"> imaging</w:t>
        </w:r>
      </w:ins>
      <w:bookmarkEnd w:id="1171"/>
    </w:p>
    <w:p w14:paraId="6CFFF9F6" w14:textId="02B9A40D" w:rsidR="00A9386E" w:rsidRDefault="008435A7" w:rsidP="2EA27C94">
      <w:pPr>
        <w:rPr>
          <w:ins w:id="1175" w:author="Giodini, Stefania" w:date="2018-12-06T13:20:00Z"/>
        </w:rPr>
      </w:pPr>
      <w:ins w:id="1176" w:author="Giodini, Stefania" w:date="2018-12-06T13:15:00Z">
        <w:r>
          <w:t xml:space="preserve">The reported events give us a sample of historical floods but not enough information on the </w:t>
        </w:r>
        <w:r w:rsidR="00415F0B">
          <w:t xml:space="preserve">severity of the flood. The reports mention impact data inconsistently, the </w:t>
        </w:r>
      </w:ins>
      <w:ins w:id="1177" w:author="Giodini, Stefania" w:date="2018-12-06T13:16:00Z">
        <w:r w:rsidR="00415F0B">
          <w:t xml:space="preserve">number of displaced or the crop loss </w:t>
        </w:r>
        <w:r w:rsidR="001A2E41">
          <w:t xml:space="preserve">but it is challenging to compare the different events based on these data. We can validate the dataset and extract </w:t>
        </w:r>
        <w:r w:rsidR="005C0066">
          <w:t xml:space="preserve">more </w:t>
        </w:r>
        <w:r w:rsidR="001A2E41">
          <w:t xml:space="preserve">information on the flood severity </w:t>
        </w:r>
      </w:ins>
      <w:ins w:id="1178" w:author="Giodini, Stefania" w:date="2018-12-06T13:17:00Z">
        <w:r w:rsidR="005C0066">
          <w:t xml:space="preserve">analyzing satellite images of water extent collected during the same period as that of </w:t>
        </w:r>
        <w:r w:rsidR="003F5DEA">
          <w:t xml:space="preserve">the reporting. </w:t>
        </w:r>
      </w:ins>
      <w:ins w:id="1179" w:author="Giodini, Stefania" w:date="2018-12-06T13:19:00Z">
        <w:r w:rsidR="00F444D6">
          <w:t>We ca use this information to</w:t>
        </w:r>
        <w:r w:rsidR="00E1121E">
          <w:t xml:space="preserve"> test the following hypothesi</w:t>
        </w:r>
      </w:ins>
      <w:ins w:id="1180" w:author="Giodini, Stefania" w:date="2018-12-06T13:20:00Z">
        <w:r w:rsidR="00E1121E">
          <w:t xml:space="preserve">s: </w:t>
        </w:r>
      </w:ins>
    </w:p>
    <w:p w14:paraId="0ACF8092" w14:textId="5AAD6C05" w:rsidR="002A28E7" w:rsidRDefault="002A28E7" w:rsidP="2EA27C94">
      <w:pPr>
        <w:pStyle w:val="Lijstalinea"/>
        <w:numPr>
          <w:ilvl w:val="0"/>
          <w:numId w:val="1"/>
        </w:numPr>
        <w:rPr>
          <w:ins w:id="1181" w:author="Giodini, Stefania" w:date="2018-12-06T13:21:00Z"/>
        </w:rPr>
      </w:pPr>
      <w:ins w:id="1182" w:author="Giodini, Stefania" w:date="2018-12-06T13:21:00Z">
        <w:r>
          <w:t>The reports are representative of   the largest floods in Zambia</w:t>
        </w:r>
      </w:ins>
    </w:p>
    <w:p w14:paraId="2A67A220" w14:textId="1E61037C" w:rsidR="00E1121E" w:rsidRDefault="00E1121E" w:rsidP="2EA27C94">
      <w:pPr>
        <w:pStyle w:val="Lijstalinea"/>
        <w:numPr>
          <w:ilvl w:val="0"/>
          <w:numId w:val="1"/>
        </w:numPr>
        <w:rPr>
          <w:ins w:id="1183" w:author="Giodini, Stefania" w:date="2018-12-06T13:20:00Z"/>
        </w:rPr>
      </w:pPr>
      <w:ins w:id="1184" w:author="Giodini, Stefania" w:date="2018-12-06T13:20:00Z">
        <w:r>
          <w:t xml:space="preserve">There is a correlation between number of reports and </w:t>
        </w:r>
      </w:ins>
      <w:ins w:id="1185" w:author="Giodini, Stefania" w:date="2018-12-06T13:21:00Z">
        <w:r w:rsidR="002A28E7">
          <w:t>extent</w:t>
        </w:r>
      </w:ins>
      <w:ins w:id="1186" w:author="Giodini, Stefania" w:date="2018-12-06T13:20:00Z">
        <w:r w:rsidR="00B40B25">
          <w:t xml:space="preserve"> of the flood event</w:t>
        </w:r>
      </w:ins>
    </w:p>
    <w:p w14:paraId="5A1D9CD4" w14:textId="0EAB234A" w:rsidR="00B40B25" w:rsidRDefault="0038092A">
      <w:pPr>
        <w:pStyle w:val="Lijstalinea"/>
        <w:numPr>
          <w:ilvl w:val="0"/>
          <w:numId w:val="1"/>
        </w:numPr>
        <w:rPr>
          <w:ins w:id="1187" w:author="Giodini, Stefania" w:date="2018-12-06T13:16:00Z"/>
        </w:rPr>
        <w:pPrChange w:id="1188" w:author="Giodini, Stefania" w:date="2018-12-06T13:20:00Z">
          <w:pPr/>
        </w:pPrChange>
      </w:pPr>
      <w:ins w:id="1189" w:author="Giodini, Stefania" w:date="2018-12-06T13:22:00Z">
        <w:r>
          <w:t xml:space="preserve">There is a correlation between </w:t>
        </w:r>
      </w:ins>
      <w:ins w:id="1190" w:author="Giodini, Stefania" w:date="2018-12-11T13:40:00Z">
        <w:r w:rsidR="00DE24D0">
          <w:t>the extent of the flood event a</w:t>
        </w:r>
      </w:ins>
      <w:ins w:id="1191" w:author="Giodini, Stefania" w:date="2018-12-11T13:41:00Z">
        <w:r w:rsidR="00DE24D0">
          <w:t xml:space="preserve">nd the </w:t>
        </w:r>
        <w:r w:rsidR="00F138A0">
          <w:t>impact of the event</w:t>
        </w:r>
      </w:ins>
    </w:p>
    <w:p w14:paraId="39400AFE" w14:textId="70903A2D" w:rsidR="001A2E41" w:rsidRPr="00A9386E" w:rsidRDefault="4CF1E36F">
      <w:pPr>
        <w:rPr>
          <w:ins w:id="1192" w:author="Giodini, Stefania" w:date="2018-12-04T13:28:00Z"/>
        </w:rPr>
        <w:pPrChange w:id="1193" w:author="Giodini, Stefania" w:date="2018-12-06T13:14:00Z">
          <w:pPr>
            <w:pStyle w:val="Kop1"/>
          </w:pPr>
        </w:pPrChange>
      </w:pPr>
      <w:ins w:id="1194" w:author="Agathe Bucherie" w:date="2018-12-13T01:46:00Z">
        <w:r w:rsidRPr="550A3FAF">
          <w:rPr>
            <w:color w:val="5B9BD5" w:themeColor="accent1"/>
            <w:rPrChange w:id="1195" w:author="Agathe Bucherie" w:date="2018-12-13T01:47:00Z">
              <w:rPr/>
            </w:rPrChange>
          </w:rPr>
          <w:t>AB : Not sure if this would be feasible, but Focus Group Discussion in villages at location c</w:t>
        </w:r>
        <w:r w:rsidR="7C334D12" w:rsidRPr="550A3FAF">
          <w:rPr>
            <w:color w:val="5B9BD5" w:themeColor="accent1"/>
            <w:rPrChange w:id="1196" w:author="Agathe Bucherie" w:date="2018-12-13T01:47:00Z">
              <w:rPr/>
            </w:rPrChange>
          </w:rPr>
          <w:t xml:space="preserve">lose to every station would really help to </w:t>
        </w:r>
      </w:ins>
      <w:ins w:id="1197" w:author="Agathe Bucherie" w:date="2018-12-13T01:47:00Z">
        <w:r w:rsidR="43C80CEC" w:rsidRPr="550A3FAF">
          <w:rPr>
            <w:color w:val="5B9BD5" w:themeColor="accent1"/>
            <w:rPrChange w:id="1198" w:author="Agathe Bucherie" w:date="2018-12-13T01:47:00Z">
              <w:rPr/>
            </w:rPrChange>
          </w:rPr>
          <w:t>estimate the intensity of each flood events.</w:t>
        </w:r>
        <w:r w:rsidR="43C80CEC" w:rsidRPr="7C334D12">
          <w:t xml:space="preserve"> </w:t>
        </w:r>
      </w:ins>
    </w:p>
    <w:p w14:paraId="60A0D7E0" w14:textId="1670E9A2" w:rsidR="00CF3E02" w:rsidRDefault="00CF3E02" w:rsidP="2EA27C94">
      <w:pPr>
        <w:rPr>
          <w:ins w:id="1199" w:author="Giodini, Stefania" w:date="2018-12-04T13:37:00Z"/>
        </w:rPr>
      </w:pPr>
      <w:ins w:id="1200" w:author="Giodini, Stefania" w:date="2018-12-04T13:28:00Z">
        <w:r>
          <w:t>We validate the list of reported events using satellite images</w:t>
        </w:r>
      </w:ins>
      <w:ins w:id="1201" w:author="Giodini, Stefania" w:date="2018-12-04T13:31:00Z">
        <w:r w:rsidR="005D715D">
          <w:t xml:space="preserve"> from t</w:t>
        </w:r>
      </w:ins>
      <w:ins w:id="1202" w:author="Giodini, Stefania" w:date="2018-12-04T13:32:00Z">
        <w:r w:rsidR="007674FB">
          <w:t xml:space="preserve">he </w:t>
        </w:r>
        <w:r w:rsidR="00FE449D">
          <w:t xml:space="preserve">Global Surface Water </w:t>
        </w:r>
      </w:ins>
      <w:ins w:id="1203" w:author="Giodini, Stefania" w:date="2018-12-04T13:33:00Z">
        <w:r w:rsidR="005C1F75">
          <w:t xml:space="preserve">by EC JRC. </w:t>
        </w:r>
        <w:r w:rsidR="00F20AE8">
          <w:t xml:space="preserve">This dataset is based on </w:t>
        </w:r>
      </w:ins>
      <w:ins w:id="1204" w:author="Giodini, Stefania" w:date="2018-12-04T13:34:00Z">
        <w:r w:rsidR="00E03158">
          <w:t xml:space="preserve">three million </w:t>
        </w:r>
        <w:r w:rsidR="00BE040F">
          <w:t>images from the Landsat</w:t>
        </w:r>
      </w:ins>
      <w:ins w:id="1205" w:author="Giodini, Stefania" w:date="2018-12-04T13:35:00Z">
        <w:r w:rsidR="00BE040F">
          <w:t xml:space="preserve"> satellites and </w:t>
        </w:r>
        <w:r w:rsidR="00AE0EBF">
          <w:t xml:space="preserve">provide estimates of the </w:t>
        </w:r>
      </w:ins>
      <w:ins w:id="1206" w:author="Giodini, Stefania" w:date="2018-12-04T13:36:00Z">
        <w:r w:rsidR="00A26655">
          <w:t xml:space="preserve">changes in the </w:t>
        </w:r>
      </w:ins>
      <w:ins w:id="1207" w:author="Giodini, Stefania" w:date="2018-12-04T13:37:00Z">
        <w:r w:rsidR="001633D7">
          <w:t xml:space="preserve">global </w:t>
        </w:r>
      </w:ins>
      <w:ins w:id="1208" w:author="Giodini, Stefania" w:date="2018-12-04T13:35:00Z">
        <w:r w:rsidR="00AE0EBF">
          <w:t>water</w:t>
        </w:r>
      </w:ins>
      <w:ins w:id="1209" w:author="Giodini, Stefania" w:date="2018-12-04T13:36:00Z">
        <w:r w:rsidR="00A26655">
          <w:t xml:space="preserve"> extent </w:t>
        </w:r>
        <w:r w:rsidR="001633D7">
          <w:t xml:space="preserve">between 1984 and 2015 at 30m resolution. </w:t>
        </w:r>
      </w:ins>
      <w:ins w:id="1210" w:author="Giodini, Stefania" w:date="2018-12-04T13:35:00Z">
        <w:r w:rsidR="00AE0EBF">
          <w:t xml:space="preserve"> </w:t>
        </w:r>
      </w:ins>
    </w:p>
    <w:p w14:paraId="26FF584D" w14:textId="36E487B7" w:rsidR="00DF3504" w:rsidDel="002A18CC" w:rsidRDefault="00F3334D" w:rsidP="00CF3E02">
      <w:pPr>
        <w:rPr>
          <w:del w:id="1211" w:author="Giodini, Stefania" w:date="2018-12-11T13:43:00Z"/>
        </w:rPr>
      </w:pPr>
      <w:ins w:id="1212" w:author="Giodini, Stefania" w:date="2018-12-04T13:37:00Z">
        <w:r>
          <w:t>Using this dataset on a google engine we extract for each district in Zamb</w:t>
        </w:r>
      </w:ins>
      <w:ins w:id="1213" w:author="Giodini, Stefania" w:date="2018-12-04T13:52:00Z">
        <w:r w:rsidR="00BE0BEC">
          <w:t>ia</w:t>
        </w:r>
        <w:r w:rsidR="000559E2">
          <w:t xml:space="preserve"> the maximum flood extent recorded on </w:t>
        </w:r>
      </w:ins>
      <w:ins w:id="1214" w:author="Giodini, Stefania" w:date="2018-12-04T13:53:00Z">
        <w:r w:rsidR="000559E2">
          <w:t>each year</w:t>
        </w:r>
      </w:ins>
      <w:ins w:id="1215" w:author="Giodini, Stefania" w:date="2018-12-04T13:57:00Z">
        <w:r w:rsidR="00A10FB4">
          <w:t xml:space="preserve"> and its timestamp</w:t>
        </w:r>
      </w:ins>
      <w:ins w:id="1216" w:author="Giodini, Stefania" w:date="2018-12-04T13:53:00Z">
        <w:r w:rsidR="000559E2" w:rsidRPr="5B15D581">
          <w:t>.</w:t>
        </w:r>
      </w:ins>
      <w:ins w:id="1217" w:author="Giodini, Stefania" w:date="2018-12-04T13:57:00Z">
        <w:r w:rsidR="00A10FB4" w:rsidRPr="5B15D581">
          <w:t xml:space="preserve"> </w:t>
        </w:r>
      </w:ins>
      <w:ins w:id="1218" w:author="Giodini, Stefania" w:date="2018-12-05T15:00:00Z">
        <w:r w:rsidR="00F30410">
          <w:t xml:space="preserve">For each event we calculate the </w:t>
        </w:r>
        <w:r w:rsidR="005B2B8D">
          <w:t>d</w:t>
        </w:r>
      </w:ins>
      <w:ins w:id="1219" w:author="Giodini, Stefania" w:date="2018-12-05T15:01:00Z">
        <w:r w:rsidR="005B2B8D">
          <w:t xml:space="preserve">eviation from the mean </w:t>
        </w:r>
        <w:r w:rsidR="006D50AB">
          <w:t>area flooded in a given district</w:t>
        </w:r>
      </w:ins>
      <w:ins w:id="1220" w:author="Giodini, Stefania" w:date="2018-12-06T13:10:00Z">
        <w:r w:rsidR="00D27AB1">
          <w:t xml:space="preserve"> and </w:t>
        </w:r>
      </w:ins>
      <w:ins w:id="1221" w:author="Giodini, Stefania" w:date="2018-12-06T13:11:00Z">
        <w:r w:rsidR="00D27AB1">
          <w:t xml:space="preserve">the </w:t>
        </w:r>
      </w:ins>
      <w:ins w:id="1222" w:author="Giodini, Stefania" w:date="2018-12-06T13:10:00Z">
        <w:r w:rsidR="00D27AB1">
          <w:t>value of</w:t>
        </w:r>
      </w:ins>
      <w:ins w:id="1223" w:author="Giodini, Stefania" w:date="2018-12-06T13:11:00Z">
        <w:r w:rsidR="00D27AB1" w:rsidRPr="5B15D581">
          <w:t xml:space="preserve"> </w:t>
        </w:r>
      </w:ins>
      <w:ins w:id="1224" w:author="Giodini, Stefania" w:date="2018-12-06T13:10:00Z">
        <w:r w:rsidR="00D27AB1" w:rsidRPr="5B15D581">
          <w:t xml:space="preserve"> </w:t>
        </w:r>
      </w:ins>
      <w:ins w:id="1225" w:author="Giodini, Stefania" w:date="2018-12-11T13:42:00Z">
        <w:r w:rsidR="00653D90">
          <w:t xml:space="preserve">the standard deviation from the mean. </w:t>
        </w:r>
        <w:r w:rsidR="002A18CC">
          <w:t xml:space="preserve">We analyze the </w:t>
        </w:r>
      </w:ins>
    </w:p>
    <w:p w14:paraId="783757E9" w14:textId="77777777" w:rsidR="002A18CC" w:rsidRDefault="002A18CC" w:rsidP="5B15D581">
      <w:pPr>
        <w:rPr>
          <w:ins w:id="1226" w:author="Giodini, Stefania" w:date="2018-12-11T13:43:00Z"/>
        </w:rPr>
      </w:pPr>
    </w:p>
    <w:p w14:paraId="56CA4A4F" w14:textId="77777777" w:rsidR="00DF3504" w:rsidDel="002A18CC" w:rsidRDefault="00DF3504" w:rsidP="00CF3E02">
      <w:pPr>
        <w:rPr>
          <w:ins w:id="1227" w:author="Giodini, Stefania" w:date="2018-12-06T13:10:00Z"/>
          <w:del w:id="1228" w:author="Giodini, Stefania" w:date="2018-12-11T13:43:00Z"/>
        </w:rPr>
      </w:pPr>
    </w:p>
    <w:p w14:paraId="53DA2555" w14:textId="77777777" w:rsidR="00DF3504" w:rsidDel="002A18CC" w:rsidRDefault="00DF3504" w:rsidP="00CF3E02">
      <w:pPr>
        <w:rPr>
          <w:ins w:id="1229" w:author="Giodini, Stefania" w:date="2018-12-06T13:10:00Z"/>
          <w:del w:id="1230" w:author="Giodini, Stefania" w:date="2018-12-11T13:43:00Z"/>
        </w:rPr>
      </w:pPr>
    </w:p>
    <w:p w14:paraId="1A04EBB6" w14:textId="2991A7AB" w:rsidR="00F3334D" w:rsidRDefault="006D50AB" w:rsidP="5B15D581">
      <w:pPr>
        <w:rPr>
          <w:ins w:id="1231" w:author="Giodini, Stefania" w:date="2018-12-05T15:04:00Z"/>
        </w:rPr>
      </w:pPr>
      <w:ins w:id="1232" w:author="Giodini, Stefania" w:date="2018-12-05T15:01:00Z">
        <w:r>
          <w:t>The</w:t>
        </w:r>
        <w:r w:rsidRPr="5B15D581">
          <w:t xml:space="preserve"> </w:t>
        </w:r>
      </w:ins>
      <w:ins w:id="1233" w:author="Giodini, Stefania" w:date="2018-12-05T15:03:00Z">
        <w:r w:rsidR="00A37460">
          <w:t xml:space="preserve">hypothesis we want to test </w:t>
        </w:r>
      </w:ins>
      <w:ins w:id="1234" w:author="Giodini, Stefania" w:date="2018-12-05T15:01:00Z">
        <w:r>
          <w:t>is that extreme events</w:t>
        </w:r>
      </w:ins>
      <w:ins w:id="1235" w:author="Giodini, Stefania" w:date="2018-12-05T15:03:00Z">
        <w:r w:rsidR="00A37460">
          <w:t xml:space="preserve"> that have consistent impact on the population</w:t>
        </w:r>
      </w:ins>
      <w:ins w:id="1236" w:author="Giodini, Stefania" w:date="2018-12-05T15:01:00Z">
        <w:r>
          <w:t xml:space="preserve"> are those that dev</w:t>
        </w:r>
      </w:ins>
      <w:ins w:id="1237" w:author="Giodini, Stefania" w:date="2018-12-05T15:02:00Z">
        <w:r>
          <w:t xml:space="preserve">iate maximally from the average flooding. In this way if we are considering a </w:t>
        </w:r>
      </w:ins>
      <w:ins w:id="1238" w:author="Giodini, Stefania" w:date="2018-12-05T15:04:00Z">
        <w:r w:rsidR="0093526E">
          <w:t xml:space="preserve">flood </w:t>
        </w:r>
        <w:proofErr w:type="spellStart"/>
        <w:r w:rsidR="0093526E">
          <w:t>plane</w:t>
        </w:r>
      </w:ins>
      <w:proofErr w:type="spellEnd"/>
      <w:ins w:id="1239" w:author="Giodini, Stefania" w:date="2018-12-05T15:02:00Z">
        <w:r w:rsidRPr="5B15D581">
          <w:t xml:space="preserve"> </w:t>
        </w:r>
        <w:r w:rsidR="00A37460">
          <w:t>or a generally swampy region the absolute fl</w:t>
        </w:r>
      </w:ins>
      <w:ins w:id="1240" w:author="Giodini, Stefania" w:date="2018-12-05T15:03:00Z">
        <w:r w:rsidR="00A37460">
          <w:t>o</w:t>
        </w:r>
      </w:ins>
      <w:ins w:id="1241" w:author="Giodini, Stefania" w:date="2018-12-05T15:02:00Z">
        <w:r w:rsidR="00A37460">
          <w:t xml:space="preserve">oding may be large but not very impactful on the population because considered </w:t>
        </w:r>
        <w:r w:rsidR="00A37460" w:rsidRPr="5B15D581">
          <w:t>“</w:t>
        </w:r>
        <w:r w:rsidR="00A37460">
          <w:t>normal</w:t>
        </w:r>
        <w:r w:rsidR="00A37460" w:rsidRPr="5B15D581">
          <w:t>”</w:t>
        </w:r>
        <w:r w:rsidR="00A37460" w:rsidRPr="5B15D581">
          <w:t xml:space="preserve">. </w:t>
        </w:r>
      </w:ins>
    </w:p>
    <w:p w14:paraId="65FCFA47" w14:textId="77777777" w:rsidR="00BC55CE" w:rsidRDefault="00BC55CE" w:rsidP="00CF3E02">
      <w:pPr>
        <w:rPr>
          <w:ins w:id="1242" w:author="Giodini, Stefania" w:date="2018-12-05T15:04:00Z"/>
        </w:rPr>
      </w:pPr>
    </w:p>
    <w:p w14:paraId="2FD0D62A" w14:textId="77777777" w:rsidR="00BC55CE" w:rsidRDefault="00BC55CE" w:rsidP="00CF3E02">
      <w:pPr>
        <w:rPr>
          <w:ins w:id="1243" w:author="Giodini, Stefania" w:date="2018-12-05T15:04:00Z"/>
        </w:rPr>
      </w:pPr>
    </w:p>
    <w:p w14:paraId="2B1D0BE5" w14:textId="77777777" w:rsidR="00BC55CE" w:rsidRDefault="00BC55CE" w:rsidP="00CF3E02">
      <w:pPr>
        <w:rPr>
          <w:ins w:id="1244" w:author="Giodini, Stefania" w:date="2018-12-05T15:04:00Z"/>
        </w:rPr>
      </w:pPr>
    </w:p>
    <w:p w14:paraId="7837EC57" w14:textId="77777777" w:rsidR="00BC55CE" w:rsidRDefault="00BC55CE" w:rsidP="00CF3E02">
      <w:pPr>
        <w:rPr>
          <w:ins w:id="1245" w:author="Giodini, Stefania" w:date="2018-12-05T15:04:00Z"/>
        </w:rPr>
      </w:pPr>
    </w:p>
    <w:p w14:paraId="0E66D2A0" w14:textId="77777777" w:rsidR="00BC55CE" w:rsidRDefault="00BC55CE" w:rsidP="00CF3E02">
      <w:pPr>
        <w:rPr>
          <w:ins w:id="1246" w:author="Giodini, Stefania" w:date="2018-12-05T15:04:00Z"/>
        </w:rPr>
      </w:pPr>
    </w:p>
    <w:p w14:paraId="5278D79F" w14:textId="77777777" w:rsidR="00BC55CE" w:rsidRDefault="00BC55CE" w:rsidP="00CF3E02">
      <w:pPr>
        <w:rPr>
          <w:ins w:id="1247" w:author="Giodini, Stefania" w:date="2018-12-05T15:04:00Z"/>
        </w:rPr>
      </w:pPr>
    </w:p>
    <w:p w14:paraId="4961B1E2" w14:textId="77777777" w:rsidR="00BC55CE" w:rsidRDefault="00BC55CE" w:rsidP="00CF3E02">
      <w:pPr>
        <w:rPr>
          <w:ins w:id="1248" w:author="Giodini, Stefania" w:date="2018-12-05T15:04:00Z"/>
        </w:rPr>
      </w:pPr>
    </w:p>
    <w:p w14:paraId="43E5128A" w14:textId="77777777" w:rsidR="00BC55CE" w:rsidRDefault="00BC55CE" w:rsidP="00CF3E02">
      <w:pPr>
        <w:rPr>
          <w:ins w:id="1249" w:author="Giodini, Stefania" w:date="2018-12-05T15:04:00Z"/>
        </w:rPr>
      </w:pPr>
    </w:p>
    <w:p w14:paraId="4B27D3C9" w14:textId="77777777" w:rsidR="00BC55CE" w:rsidRDefault="00BC55CE" w:rsidP="00CF3E02">
      <w:pPr>
        <w:rPr>
          <w:ins w:id="1250" w:author="Giodini, Stefania" w:date="2018-12-04T13:28:00Z"/>
        </w:rPr>
      </w:pPr>
    </w:p>
    <w:p w14:paraId="6758C0D0" w14:textId="77777777" w:rsidR="00CF3E02" w:rsidRDefault="00CF3E02" w:rsidP="00CF3E02">
      <w:pPr>
        <w:rPr>
          <w:ins w:id="1251" w:author="Giodini, Stefania" w:date="2018-12-04T13:58:00Z"/>
        </w:rPr>
      </w:pPr>
    </w:p>
    <w:p w14:paraId="60ACC5D9" w14:textId="77777777" w:rsidR="00FF2EF5" w:rsidRDefault="00FF2EF5" w:rsidP="00CF3E02">
      <w:pPr>
        <w:rPr>
          <w:ins w:id="1252" w:author="Giodini, Stefania" w:date="2018-12-04T13:58:00Z"/>
        </w:rPr>
      </w:pPr>
    </w:p>
    <w:p w14:paraId="27EF5CAC" w14:textId="77777777" w:rsidR="00FF2EF5" w:rsidRDefault="00FF2EF5" w:rsidP="00CF3E02">
      <w:pPr>
        <w:rPr>
          <w:ins w:id="1253" w:author="Giodini, Stefania" w:date="2018-12-04T13:58:00Z"/>
        </w:rPr>
      </w:pPr>
    </w:p>
    <w:p w14:paraId="697D60AB" w14:textId="77777777" w:rsidR="00FF2EF5" w:rsidRDefault="00FF2EF5" w:rsidP="00CF3E02">
      <w:pPr>
        <w:rPr>
          <w:ins w:id="1254" w:author="Giodini, Stefania" w:date="2018-12-04T13:28:00Z"/>
        </w:rPr>
      </w:pPr>
    </w:p>
    <w:p w14:paraId="6D77AFE4" w14:textId="77777777" w:rsidR="00CF3E02" w:rsidRDefault="00CF3E02" w:rsidP="00CF3E02">
      <w:pPr>
        <w:rPr>
          <w:ins w:id="1255" w:author="Giodini, Stefania" w:date="2018-12-04T13:57:00Z"/>
        </w:rPr>
      </w:pPr>
    </w:p>
    <w:p w14:paraId="10983C8D" w14:textId="3CD70402" w:rsidR="00FF2EF5" w:rsidRPr="00CF3E02" w:rsidRDefault="00FF2EF5" w:rsidP="2EA27C94">
      <w:pPr>
        <w:rPr>
          <w:ins w:id="1256" w:author="Giodini, Stefania" w:date="2018-11-29T01:46:00Z"/>
        </w:rPr>
      </w:pPr>
      <w:ins w:id="1257" w:author="Giodini, Stefania" w:date="2018-12-04T13:57:00Z">
        <w:r>
          <w:t>Visual validation with LANDSAT imagi</w:t>
        </w:r>
      </w:ins>
      <w:ins w:id="1258" w:author="Giodini, Stefania" w:date="2018-12-04T13:58:00Z">
        <w:r>
          <w:t>ng (Roberto</w:t>
        </w:r>
        <w:r>
          <w:t>’</w:t>
        </w:r>
        <w:r>
          <w:t>s method)</w:t>
        </w:r>
      </w:ins>
    </w:p>
    <w:p w14:paraId="2E2AA43C" w14:textId="77777777" w:rsidR="00FF6AE8" w:rsidRDefault="003048F5">
      <w:pPr>
        <w:rPr>
          <w:ins w:id="1259" w:author="Giodini, Stefania" w:date="2018-12-04T11:48:00Z"/>
        </w:rPr>
      </w:pPr>
      <w:ins w:id="1260" w:author="Giodini, Stefania" w:date="2018-12-04T11:32:00Z">
        <w:r>
          <w:t>Zambia is home of 5 major flood planes that can be identified visually from satellite images. For this purpose we use LANDSAT</w:t>
        </w:r>
      </w:ins>
      <w:ins w:id="1261" w:author="Giodini, Stefania" w:date="2018-12-04T11:39:00Z">
        <w:r w:rsidR="009510F9">
          <w:t xml:space="preserve"> 9</w:t>
        </w:r>
      </w:ins>
      <w:ins w:id="1262" w:author="Giodini, Stefania" w:date="2018-12-04T11:34:00Z">
        <w:r w:rsidR="00A53163">
          <w:t xml:space="preserve"> images </w:t>
        </w:r>
        <w:r w:rsidR="005A0B87">
          <w:t>which are provided free of charge by NASA</w:t>
        </w:r>
      </w:ins>
      <w:ins w:id="1263" w:author="Giodini, Stefania" w:date="2018-12-04T11:45:00Z">
        <w:r w:rsidR="00BF7BAB">
          <w:rPr>
            <w:rStyle w:val="Voetnootmarkering"/>
          </w:rPr>
          <w:footnoteReference w:id="2"/>
        </w:r>
      </w:ins>
      <w:ins w:id="1265" w:author="Giodini, Stefania" w:date="2018-12-04T11:34:00Z">
        <w:r w:rsidR="005A0B87">
          <w:t xml:space="preserve"> </w:t>
        </w:r>
      </w:ins>
      <w:ins w:id="1266" w:author="Giodini, Stefania" w:date="2018-12-04T11:36:00Z">
        <w:r w:rsidR="00B045BB">
          <w:t xml:space="preserve"> and specifically </w:t>
        </w:r>
        <w:r w:rsidR="00530BBB">
          <w:t xml:space="preserve">images from the </w:t>
        </w:r>
        <w:proofErr w:type="spellStart"/>
        <w:r w:rsidR="00530BBB">
          <w:t>O</w:t>
        </w:r>
      </w:ins>
      <w:ins w:id="1267" w:author="Giodini, Stefania" w:date="2018-12-04T11:37:00Z">
        <w:r w:rsidR="00530BBB">
          <w:t>peratinal</w:t>
        </w:r>
        <w:proofErr w:type="spellEnd"/>
        <w:r w:rsidR="00530BBB">
          <w:t xml:space="preserve"> Land Imager (OLI)</w:t>
        </w:r>
      </w:ins>
      <w:ins w:id="1268" w:author="Giodini, Stefania" w:date="2018-12-04T11:39:00Z">
        <w:r w:rsidR="009510F9">
          <w:t>. OLI collects images</w:t>
        </w:r>
      </w:ins>
      <w:ins w:id="1269" w:author="Giodini, Stefania" w:date="2018-12-04T11:45:00Z">
        <w:r w:rsidR="00BA29AF">
          <w:t xml:space="preserve"> in the visual band (</w:t>
        </w:r>
      </w:ins>
      <w:ins w:id="1270" w:author="Giodini, Stefania" w:date="2018-12-04T11:46:00Z">
        <w:r w:rsidR="00BA29AF">
          <w:t>XXX-XXX nm</w:t>
        </w:r>
      </w:ins>
      <w:ins w:id="1271" w:author="Giodini, Stefania" w:date="2018-12-04T11:45:00Z">
        <w:r w:rsidR="00BA29AF">
          <w:t>)</w:t>
        </w:r>
      </w:ins>
      <w:ins w:id="1272" w:author="Giodini, Stefania" w:date="2018-12-04T11:46:00Z">
        <w:r w:rsidR="00BA29AF">
          <w:t xml:space="preserve"> [INSERT IMAGE EXAMPLE]. </w:t>
        </w:r>
      </w:ins>
    </w:p>
    <w:p w14:paraId="56E4D26C" w14:textId="772E4E70" w:rsidR="3E4AA9E5" w:rsidRDefault="00FF6AE8" w:rsidP="2EA27C94">
      <w:pPr>
        <w:rPr>
          <w:ins w:id="1273" w:author="Giodini, Stefania" w:date="2018-11-29T01:48:00Z"/>
        </w:rPr>
      </w:pPr>
      <w:ins w:id="1274" w:author="Giodini, Stefania" w:date="2018-12-04T11:49:00Z">
        <w:r>
          <w:t>Floodpla</w:t>
        </w:r>
      </w:ins>
      <w:ins w:id="1275" w:author="Homberg van den, Marc" w:date="2018-12-06T12:41:00Z">
        <w:r w:rsidR="008D1FEB">
          <w:t>i</w:t>
        </w:r>
      </w:ins>
      <w:ins w:id="1276" w:author="Giodini, Stefania" w:date="2018-12-04T11:49:00Z">
        <w:r>
          <w:t>n</w:t>
        </w:r>
        <w:del w:id="1277" w:author="Homberg van den, Marc" w:date="2018-12-06T12:41:00Z">
          <w:r w:rsidDel="008D1FEB">
            <w:delText>e</w:delText>
          </w:r>
        </w:del>
        <w:r>
          <w:t xml:space="preserve">s are the areas that are most prone to seasonal flooding and where the most extreme flood events are expected to happen. </w:t>
        </w:r>
        <w:r w:rsidR="006C75E3">
          <w:t xml:space="preserve">We use </w:t>
        </w:r>
      </w:ins>
      <w:ins w:id="1278" w:author="Giodini, Stefania" w:date="2018-12-04T11:50:00Z">
        <w:r w:rsidR="006C75E3">
          <w:t>LANDSAT</w:t>
        </w:r>
      </w:ins>
      <w:ins w:id="1279" w:author="Giodini, Stefania" w:date="2018-12-04T11:49:00Z">
        <w:r w:rsidR="006C75E3">
          <w:t xml:space="preserve"> data for </w:t>
        </w:r>
      </w:ins>
      <w:ins w:id="1280" w:author="Giodini, Stefania" w:date="2018-12-04T11:46:00Z">
        <w:r w:rsidR="00BA29AF">
          <w:t>i</w:t>
        </w:r>
      </w:ins>
      <w:ins w:id="1281" w:author="Giodini, Stefania" w:date="2018-11-29T01:48:00Z">
        <w:r w:rsidR="0521544E" w:rsidRPr="0521544E">
          <w:t xml:space="preserve">dentification of flood-planes </w:t>
        </w:r>
      </w:ins>
      <w:ins w:id="1282" w:author="Giodini, Stefania" w:date="2018-12-04T11:49:00Z">
        <w:r w:rsidR="006C75E3">
          <w:t xml:space="preserve">combining it </w:t>
        </w:r>
      </w:ins>
      <w:ins w:id="1283" w:author="Giodini, Stefania" w:date="2018-12-04T11:50:00Z">
        <w:r w:rsidR="006C75E3">
          <w:t>with</w:t>
        </w:r>
      </w:ins>
      <w:ins w:id="1284" w:author="Giodini, Stefania" w:date="2018-11-29T01:48:00Z">
        <w:r w:rsidR="0521544E" w:rsidRPr="0521544E">
          <w:t xml:space="preserve"> topographical data on the whole country to identify flood prone areas around rivers and lakes.</w:t>
        </w:r>
      </w:ins>
      <w:ins w:id="1285" w:author="Giodini, Stefania" w:date="2018-12-04T11:48:00Z">
        <w:r>
          <w:t xml:space="preserve"> [NEED PRECISE METHODOLOGY DESCRIPTION].</w:t>
        </w:r>
      </w:ins>
      <w:ins w:id="1286" w:author="Giodini, Stefania" w:date="2018-12-04T11:50:00Z">
        <w:r w:rsidR="00995646">
          <w:t xml:space="preserve"> </w:t>
        </w:r>
        <w:r w:rsidR="00995646">
          <w:fldChar w:fldCharType="begin"/>
        </w:r>
        <w:r w:rsidR="00995646">
          <w:instrText xml:space="preserve"> REF _Ref531687568 \h </w:instrText>
        </w:r>
      </w:ins>
      <w:r w:rsidR="00995646">
        <w:fldChar w:fldCharType="separate"/>
      </w:r>
      <w:ins w:id="1287" w:author="Giodini, Stefania" w:date="2018-12-04T11:50:00Z">
        <w:r w:rsidR="00995646">
          <w:t xml:space="preserve">Figure </w:t>
        </w:r>
        <w:r w:rsidR="00995646">
          <w:rPr>
            <w:noProof/>
          </w:rPr>
          <w:t>3</w:t>
        </w:r>
        <w:r w:rsidR="00995646">
          <w:fldChar w:fldCharType="end"/>
        </w:r>
        <w:r w:rsidR="00995646">
          <w:t xml:space="preserve"> shows the identified flood planes in Zambia. </w:t>
        </w:r>
      </w:ins>
    </w:p>
    <w:p w14:paraId="30493649" w14:textId="57DBBAAB" w:rsidR="3E4AA9E5" w:rsidRDefault="3E4AA9E5">
      <w:pPr>
        <w:rPr>
          <w:ins w:id="1288" w:author="Giodini, Stefania" w:date="2018-12-04T11:28:00Z"/>
        </w:rPr>
      </w:pPr>
    </w:p>
    <w:p w14:paraId="779DDD90" w14:textId="77777777" w:rsidR="00995646" w:rsidRDefault="00487747">
      <w:pPr>
        <w:keepNext/>
        <w:rPr>
          <w:ins w:id="1289" w:author="Giodini, Stefania" w:date="2018-12-04T11:50:00Z"/>
        </w:rPr>
        <w:pPrChange w:id="1290" w:author="Giodini, Stefania" w:date="2018-12-04T11:50:00Z">
          <w:pPr/>
        </w:pPrChange>
      </w:pPr>
      <w:ins w:id="1291" w:author="Giodini, Stefania" w:date="2018-12-04T11:28:00Z">
        <w:r>
          <w:rPr>
            <w:noProof/>
          </w:rPr>
          <w:drawing>
            <wp:inline distT="0" distB="0" distL="0" distR="0" wp14:anchorId="290B2908" wp14:editId="688C965A">
              <wp:extent cx="57531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ins>
    </w:p>
    <w:p w14:paraId="2C14BEB5" w14:textId="02AD2F2F" w:rsidR="001642CA" w:rsidRDefault="00995646">
      <w:pPr>
        <w:pStyle w:val="Bijschrift"/>
        <w:rPr>
          <w:ins w:id="1292" w:author="Giodini, Stefania" w:date="2018-12-04T11:28:00Z"/>
        </w:rPr>
        <w:pPrChange w:id="1293" w:author="Giodini, Stefania" w:date="2018-12-04T11:50:00Z">
          <w:pPr/>
        </w:pPrChange>
      </w:pPr>
      <w:bookmarkStart w:id="1294" w:name="_Ref531687568"/>
      <w:ins w:id="1295" w:author="Giodini, Stefania" w:date="2018-12-04T11:50:00Z">
        <w:r>
          <w:t xml:space="preserve">Figure </w:t>
        </w:r>
        <w:r>
          <w:fldChar w:fldCharType="begin"/>
        </w:r>
        <w:r>
          <w:instrText xml:space="preserve"> SEQ Figure \* ARABIC </w:instrText>
        </w:r>
      </w:ins>
      <w:r>
        <w:fldChar w:fldCharType="separate"/>
      </w:r>
      <w:ins w:id="1296" w:author="Giodini, Stefania" w:date="2018-12-04T11:50:00Z">
        <w:r>
          <w:rPr>
            <w:noProof/>
          </w:rPr>
          <w:t>3</w:t>
        </w:r>
        <w:r>
          <w:fldChar w:fldCharType="end"/>
        </w:r>
      </w:ins>
      <w:bookmarkEnd w:id="1294"/>
    </w:p>
    <w:p w14:paraId="144B519F" w14:textId="77777777" w:rsidR="001642CA" w:rsidRDefault="001642CA">
      <w:pPr>
        <w:rPr>
          <w:ins w:id="1297" w:author="Giodini, Stefania" w:date="2018-12-04T11:28:00Z"/>
        </w:rPr>
      </w:pPr>
    </w:p>
    <w:p w14:paraId="5C885781" w14:textId="3D45AD85" w:rsidR="001642CA" w:rsidRDefault="001642CA">
      <w:pPr>
        <w:rPr>
          <w:ins w:id="1298" w:author="Giodini, Stefania" w:date="2018-11-29T01:48:00Z"/>
        </w:rPr>
      </w:pPr>
    </w:p>
    <w:p w14:paraId="0CE93249" w14:textId="765AEAD4" w:rsidR="3E4AA9E5" w:rsidRDefault="0521544E" w:rsidP="2EA27C94">
      <w:pPr>
        <w:rPr>
          <w:ins w:id="1299" w:author="Giodini, Stefania" w:date="2018-11-29T01:57:00Z"/>
        </w:rPr>
      </w:pPr>
      <w:ins w:id="1300" w:author="Giodini, Stefania" w:date="2018-11-29T01:48:00Z">
        <w:r w:rsidRPr="0521544E">
          <w:t xml:space="preserve">For </w:t>
        </w:r>
      </w:ins>
      <w:ins w:id="1301" w:author="Giodini, Stefania" w:date="2018-11-29T01:49:00Z">
        <w:r w:rsidR="6561B108" w:rsidRPr="0521544E">
          <w:t>each flood pla</w:t>
        </w:r>
      </w:ins>
      <w:ins w:id="1302" w:author="Homberg van den, Marc" w:date="2018-12-06T12:42:00Z">
        <w:r w:rsidR="008D1FEB">
          <w:t>i</w:t>
        </w:r>
      </w:ins>
      <w:ins w:id="1303" w:author="Giodini, Stefania" w:date="2018-11-29T01:49:00Z">
        <w:r w:rsidR="6561B108" w:rsidRPr="0521544E">
          <w:t>n</w:t>
        </w:r>
        <w:del w:id="1304" w:author="Homberg van den, Marc" w:date="2018-12-06T12:42:00Z">
          <w:r w:rsidR="6561B108" w:rsidRPr="0521544E" w:rsidDel="008D1FEB">
            <w:delText>e</w:delText>
          </w:r>
        </w:del>
        <w:r w:rsidR="6561B108" w:rsidRPr="0521544E">
          <w:t xml:space="preserve"> images are extracted for </w:t>
        </w:r>
        <w:r w:rsidR="7ED4CA16" w:rsidRPr="0521544E">
          <w:t xml:space="preserve">the period </w:t>
        </w:r>
      </w:ins>
      <w:ins w:id="1305" w:author="Giodini, Stefania" w:date="2018-11-29T02:00:00Z">
        <w:r w:rsidR="42E5FF35" w:rsidRPr="0521544E">
          <w:t>1984</w:t>
        </w:r>
      </w:ins>
      <w:ins w:id="1306" w:author="Giodini, Stefania" w:date="2018-11-29T01:49:00Z">
        <w:r w:rsidR="7ED4CA16" w:rsidRPr="0521544E">
          <w:t xml:space="preserve"> </w:t>
        </w:r>
        <w:r w:rsidR="7ED4CA16" w:rsidRPr="0521544E">
          <w:t>–</w:t>
        </w:r>
        <w:r w:rsidR="7ED4CA16" w:rsidRPr="0521544E">
          <w:t xml:space="preserve"> 2018. </w:t>
        </w:r>
      </w:ins>
      <w:ins w:id="1307" w:author="Giodini, Stefania" w:date="2018-11-29T01:50:00Z">
        <w:r w:rsidR="3AC12D7B" w:rsidRPr="0521544E">
          <w:t>For each year the images are visually inspected</w:t>
        </w:r>
      </w:ins>
      <w:ins w:id="1308" w:author="Homberg van den, Marc" w:date="2018-12-06T12:41:00Z">
        <w:r w:rsidR="008D1FEB">
          <w:t xml:space="preserve"> (HOW?)</w:t>
        </w:r>
      </w:ins>
      <w:ins w:id="1309" w:author="Giodini, Stefania" w:date="2018-11-29T01:50:00Z">
        <w:r w:rsidR="3AC12D7B" w:rsidRPr="0521544E">
          <w:t xml:space="preserve"> </w:t>
        </w:r>
      </w:ins>
      <w:ins w:id="1310" w:author="Giodini, Stefania" w:date="2018-11-29T01:53:00Z">
        <w:r w:rsidR="1617C412" w:rsidRPr="0521544E">
          <w:t>by a flood expert</w:t>
        </w:r>
      </w:ins>
      <w:ins w:id="1311" w:author="Giodini, Stefania" w:date="2018-12-04T11:51:00Z">
        <w:r w:rsidR="00995646">
          <w:rPr>
            <w:rStyle w:val="Voetnootmarkering"/>
          </w:rPr>
          <w:footnoteReference w:id="3"/>
        </w:r>
      </w:ins>
      <w:ins w:id="1313" w:author="Giodini, Stefania" w:date="2018-11-29T01:53:00Z">
        <w:r w:rsidR="1617C412" w:rsidRPr="0521544E">
          <w:t xml:space="preserve"> </w:t>
        </w:r>
      </w:ins>
      <w:ins w:id="1314" w:author="Giodini, Stefania" w:date="2018-11-29T01:50:00Z">
        <w:r w:rsidR="3AC12D7B" w:rsidRPr="0521544E">
          <w:t xml:space="preserve">for flood events. A </w:t>
        </w:r>
      </w:ins>
      <w:ins w:id="1315" w:author="Giodini, Stefania" w:date="2018-11-29T01:51:00Z">
        <w:r w:rsidR="7311210E" w:rsidRPr="0521544E">
          <w:t xml:space="preserve"> qualitative scale of magnitude (1-8) is used to classify the events</w:t>
        </w:r>
        <w:r w:rsidR="6EC5D708" w:rsidRPr="0521544E">
          <w:t xml:space="preserve"> w</w:t>
        </w:r>
      </w:ins>
      <w:ins w:id="1316" w:author="Giodini, Stefania" w:date="2018-11-29T01:52:00Z">
        <w:r w:rsidR="626B213B" w:rsidRPr="0521544E">
          <w:t xml:space="preserve">ith respect to the size of the flood extent in the image. </w:t>
        </w:r>
      </w:ins>
      <w:ins w:id="1317" w:author="Giodini, Stefania" w:date="2018-11-29T01:53:00Z">
        <w:r w:rsidR="6EC5D708" w:rsidRPr="0521544E">
          <w:t xml:space="preserve"> 1 is  </w:t>
        </w:r>
      </w:ins>
      <w:ins w:id="1318" w:author="Giodini, Stefania" w:date="2018-11-29T01:58:00Z">
        <w:r w:rsidR="2EF39D5D" w:rsidRPr="0521544E">
          <w:t>l</w:t>
        </w:r>
      </w:ins>
      <w:ins w:id="1319" w:author="Giodini, Stefania" w:date="2018-11-29T01:53:00Z">
        <w:r w:rsidR="38E7F850" w:rsidRPr="0521544E">
          <w:t xml:space="preserve">ow flood extent </w:t>
        </w:r>
      </w:ins>
      <w:ins w:id="1320" w:author="Giodini, Stefania" w:date="2018-11-29T01:51:00Z">
        <w:r w:rsidR="6EC5D708" w:rsidRPr="0521544E">
          <w:t xml:space="preserve">and 8 is very high level of </w:t>
        </w:r>
      </w:ins>
      <w:ins w:id="1321" w:author="Giodini, Stefania" w:date="2018-11-29T01:52:00Z">
        <w:r w:rsidR="79CED745" w:rsidRPr="0521544E">
          <w:t xml:space="preserve">flooding in comparison to the </w:t>
        </w:r>
      </w:ins>
      <w:ins w:id="1322" w:author="Giodini, Stefania" w:date="2018-11-29T01:53:00Z">
        <w:r w:rsidR="38E7F850" w:rsidRPr="0521544E">
          <w:t xml:space="preserve">water extent in </w:t>
        </w:r>
      </w:ins>
      <w:ins w:id="1323" w:author="Giodini, Stefania" w:date="2018-11-29T01:54:00Z">
        <w:r w:rsidR="27E50691" w:rsidRPr="0521544E">
          <w:t>normal condition</w:t>
        </w:r>
      </w:ins>
      <w:r w:rsidR="7311210E" w:rsidRPr="29B8CC29">
        <w:t>.</w:t>
      </w:r>
      <w:ins w:id="1324" w:author="Giodini, Stefania" w:date="2018-11-29T01:54:00Z">
        <w:r w:rsidR="3BD188ED" w:rsidRPr="3BD188ED">
          <w:t xml:space="preserve"> </w:t>
        </w:r>
        <w:r w:rsidR="3BD188ED" w:rsidRPr="3BD188ED">
          <w:lastRenderedPageBreak/>
          <w:t>Everything abov</w:t>
        </w:r>
      </w:ins>
      <w:ins w:id="1325" w:author="Giodini, Stefania" w:date="2018-11-29T01:55:00Z">
        <w:r w:rsidR="624A972E" w:rsidRPr="624A972E">
          <w:t>e 4 is considered an above avera</w:t>
        </w:r>
        <w:r w:rsidR="5FF4A24A" w:rsidRPr="5FF4A24A">
          <w:t xml:space="preserve">ge event. </w:t>
        </w:r>
      </w:ins>
      <w:ins w:id="1326" w:author="Giodini, Stefania" w:date="2018-11-29T01:56:00Z">
        <w:r w:rsidR="21E4BA3E" w:rsidRPr="29B8CC29">
          <w:t xml:space="preserve"> </w:t>
        </w:r>
      </w:ins>
      <w:ins w:id="1327" w:author="Giodini, Stefania" w:date="2018-11-29T01:57:00Z">
        <w:r w:rsidR="2641D7A5" w:rsidRPr="2641D7A5">
          <w:t>There is a relation between the return p</w:t>
        </w:r>
        <w:r w:rsidR="006BBEED" w:rsidRPr="006BBEED">
          <w:t xml:space="preserve">eriod and the magnitude of the flood. </w:t>
        </w:r>
      </w:ins>
    </w:p>
    <w:p w14:paraId="0EC705B2" w14:textId="5F5D6BF2" w:rsidR="006BBEED" w:rsidRDefault="006BBEED">
      <w:ins w:id="1328" w:author="Giodini, Stefania" w:date="2018-11-29T01:57:00Z">
        <w:r>
          <w:t>[GRAPH]</w:t>
        </w:r>
      </w:ins>
    </w:p>
    <w:p w14:paraId="609EC873" w14:textId="4C4B5A6E" w:rsidR="000D7DB4" w:rsidRDefault="07A8F522" w:rsidP="3AF92F51">
      <w:pPr>
        <w:rPr>
          <w:ins w:id="1329" w:author="Teklesadik, Aklilu" w:date="2018-12-05T02:00:00Z"/>
        </w:rPr>
      </w:pPr>
      <w:ins w:id="1330" w:author="Agathe Bucherie" w:date="2018-12-13T01:26:00Z">
        <w:r w:rsidRPr="39FB8CCF">
          <w:rPr>
            <w:color w:val="5B9BD5" w:themeColor="accent1"/>
            <w:rPrChange w:id="1331" w:author="Agathe Bucherie" w:date="2018-12-13T01:32:00Z">
              <w:rPr/>
            </w:rPrChange>
          </w:rPr>
          <w:t xml:space="preserve">AB : </w:t>
        </w:r>
      </w:ins>
      <w:ins w:id="1332" w:author="Agathe Bucherie" w:date="2018-12-13T01:25:00Z">
        <w:r w:rsidR="2EA27C94" w:rsidRPr="07A8F522">
          <w:rPr>
            <w:color w:val="5B9BD5" w:themeColor="accent1"/>
            <w:rPrChange w:id="1333" w:author="Agathe Bucherie" w:date="2018-12-13T01:26:00Z">
              <w:rPr/>
            </w:rPrChange>
          </w:rPr>
          <w:t>I</w:t>
        </w:r>
        <w:r w:rsidR="43D35E0E" w:rsidRPr="07A8F522">
          <w:rPr>
            <w:color w:val="5B9BD5" w:themeColor="accent1"/>
            <w:rPrChange w:id="1334" w:author="Agathe Bucherie" w:date="2018-12-13T01:26:00Z">
              <w:rPr/>
            </w:rPrChange>
          </w:rPr>
          <w:t xml:space="preserve">s it the total </w:t>
        </w:r>
      </w:ins>
      <w:ins w:id="1335" w:author="Agathe Bucherie" w:date="2018-12-13T04:07:00Z">
        <w:r w:rsidR="2CDDF3FA" w:rsidRPr="07A8F522">
          <w:rPr>
            <w:color w:val="5B9BD5" w:themeColor="accent1"/>
            <w:rPrChange w:id="1336" w:author="Agathe Bucherie" w:date="2018-12-13T01:26:00Z">
              <w:rPr/>
            </w:rPrChange>
          </w:rPr>
          <w:t xml:space="preserve">flooded area </w:t>
        </w:r>
      </w:ins>
      <w:ins w:id="1337" w:author="Agathe Bucherie" w:date="2018-12-13T01:25:00Z">
        <w:r w:rsidR="43D35E0E" w:rsidRPr="07A8F522">
          <w:rPr>
            <w:color w:val="5B9BD5" w:themeColor="accent1"/>
            <w:rPrChange w:id="1338" w:author="Agathe Bucherie" w:date="2018-12-13T01:26:00Z">
              <w:rPr/>
            </w:rPrChange>
          </w:rPr>
          <w:t>of all flood plain</w:t>
        </w:r>
      </w:ins>
      <w:ins w:id="1339" w:author="Agathe Bucherie" w:date="2018-12-13T01:32:00Z">
        <w:r w:rsidR="39FB8CCF" w:rsidRPr="07A8F522">
          <w:rPr>
            <w:color w:val="5B9BD5" w:themeColor="accent1"/>
            <w:rPrChange w:id="1340" w:author="Agathe Bucherie" w:date="2018-12-13T01:26:00Z">
              <w:rPr/>
            </w:rPrChange>
          </w:rPr>
          <w:t>s</w:t>
        </w:r>
      </w:ins>
      <w:ins w:id="1341" w:author="Agathe Bucherie" w:date="2018-12-13T04:11:00Z">
        <w:r w:rsidR="2AA54D05" w:rsidRPr="07A8F522">
          <w:rPr>
            <w:color w:val="5B9BD5" w:themeColor="accent1"/>
            <w:rPrChange w:id="1342" w:author="Agathe Bucherie" w:date="2018-12-13T01:26:00Z">
              <w:rPr/>
            </w:rPrChange>
          </w:rPr>
          <w:t xml:space="preserve"> </w:t>
        </w:r>
        <w:r w:rsidR="437AFF21" w:rsidRPr="07A8F522">
          <w:rPr>
            <w:color w:val="5B9BD5" w:themeColor="accent1"/>
            <w:rPrChange w:id="1343" w:author="Agathe Bucherie" w:date="2018-12-13T01:26:00Z">
              <w:rPr/>
            </w:rPrChange>
          </w:rPr>
          <w:t>or only Zambesi river</w:t>
        </w:r>
      </w:ins>
      <w:ins w:id="1344" w:author="Agathe Bucherie" w:date="2018-12-13T01:25:00Z">
        <w:r w:rsidR="43D35E0E" w:rsidRPr="07A8F522">
          <w:rPr>
            <w:color w:val="5B9BD5" w:themeColor="accent1"/>
            <w:rPrChange w:id="1345" w:author="Agathe Bucherie" w:date="2018-12-13T01:26:00Z">
              <w:rPr/>
            </w:rPrChange>
          </w:rPr>
          <w:t xml:space="preserve">? </w:t>
        </w:r>
      </w:ins>
      <w:ins w:id="1346" w:author="Agathe Bucherie" w:date="2018-12-13T04:12:00Z">
        <w:r w:rsidR="59F730C7" w:rsidRPr="07A8F522">
          <w:rPr>
            <w:color w:val="5B9BD5" w:themeColor="accent1"/>
            <w:rPrChange w:id="1347" w:author="Agathe Bucherie" w:date="2018-12-13T01:26:00Z">
              <w:rPr/>
            </w:rPrChange>
          </w:rPr>
          <w:t xml:space="preserve">With the data we have, could </w:t>
        </w:r>
      </w:ins>
      <w:ins w:id="1348" w:author="Agathe Bucherie" w:date="2018-12-13T04:13:00Z">
        <w:r w:rsidR="075BCB0D" w:rsidRPr="07A8F522">
          <w:rPr>
            <w:color w:val="5B9BD5" w:themeColor="accent1"/>
            <w:rPrChange w:id="1349" w:author="Agathe Bucherie" w:date="2018-12-13T01:26:00Z">
              <w:rPr/>
            </w:rPrChange>
          </w:rPr>
          <w:t>w</w:t>
        </w:r>
      </w:ins>
      <w:ins w:id="1350" w:author="Agathe Bucherie" w:date="2018-12-13T04:12:00Z">
        <w:r w:rsidR="59F730C7" w:rsidRPr="07A8F522">
          <w:rPr>
            <w:color w:val="5B9BD5" w:themeColor="accent1"/>
            <w:rPrChange w:id="1351" w:author="Agathe Bucherie" w:date="2018-12-13T01:26:00Z">
              <w:rPr/>
            </w:rPrChange>
          </w:rPr>
          <w:t>e correlat</w:t>
        </w:r>
      </w:ins>
      <w:ins w:id="1352" w:author="Agathe Bucherie" w:date="2018-12-13T04:13:00Z">
        <w:r w:rsidR="075BCB0D" w:rsidRPr="07A8F522">
          <w:rPr>
            <w:color w:val="5B9BD5" w:themeColor="accent1"/>
            <w:rPrChange w:id="1353" w:author="Agathe Bucherie" w:date="2018-12-13T01:26:00Z">
              <w:rPr/>
            </w:rPrChange>
          </w:rPr>
          <w:t>e these maximum flood extents</w:t>
        </w:r>
      </w:ins>
      <w:ins w:id="1354" w:author="Agathe Bucherie" w:date="2018-12-13T04:12:00Z">
        <w:r w:rsidR="283C4D2C" w:rsidRPr="07A8F522">
          <w:rPr>
            <w:color w:val="5B9BD5" w:themeColor="accent1"/>
            <w:rPrChange w:id="1355" w:author="Agathe Bucherie" w:date="2018-12-13T01:26:00Z">
              <w:rPr/>
            </w:rPrChange>
          </w:rPr>
          <w:t xml:space="preserve"> per flood plains </w:t>
        </w:r>
      </w:ins>
      <w:ins w:id="1356" w:author="Agathe Bucherie" w:date="2018-12-13T04:13:00Z">
        <w:r w:rsidR="075BCB0D" w:rsidRPr="07A8F522">
          <w:rPr>
            <w:color w:val="5B9BD5" w:themeColor="accent1"/>
            <w:rPrChange w:id="1357" w:author="Agathe Bucherie" w:date="2018-12-13T01:26:00Z">
              <w:rPr/>
            </w:rPrChange>
          </w:rPr>
          <w:t>with maximum discharge</w:t>
        </w:r>
        <w:r w:rsidR="37F78D44" w:rsidRPr="07A8F522">
          <w:rPr>
            <w:color w:val="5B9BD5" w:themeColor="accent1"/>
            <w:rPrChange w:id="1358" w:author="Agathe Bucherie" w:date="2018-12-13T01:26:00Z">
              <w:rPr/>
            </w:rPrChange>
          </w:rPr>
          <w:t xml:space="preserve"> from GLOFAS</w:t>
        </w:r>
      </w:ins>
      <w:ins w:id="1359" w:author="Agathe Bucherie" w:date="2018-12-13T04:14:00Z">
        <w:r w:rsidR="15BA94BB" w:rsidRPr="07A8F522">
          <w:rPr>
            <w:color w:val="5B9BD5" w:themeColor="accent1"/>
            <w:rPrChange w:id="1360" w:author="Agathe Bucherie" w:date="2018-12-13T01:26:00Z">
              <w:rPr/>
            </w:rPrChange>
          </w:rPr>
          <w:t xml:space="preserve">? </w:t>
        </w:r>
      </w:ins>
      <w:ins w:id="1361" w:author="Agathe Bucherie" w:date="2018-12-13T04:17:00Z">
        <w:r w:rsidR="010C0ADA" w:rsidRPr="07A8F522">
          <w:rPr>
            <w:color w:val="5B9BD5" w:themeColor="accent1"/>
            <w:rPrChange w:id="1362" w:author="Agathe Bucherie" w:date="2018-12-13T01:26:00Z">
              <w:rPr/>
            </w:rPrChange>
          </w:rPr>
          <w:t>I guess the idea would be to</w:t>
        </w:r>
      </w:ins>
      <w:ins w:id="1363" w:author="Agathe Bucherie" w:date="2018-12-13T04:14:00Z">
        <w:r w:rsidR="15BA94BB" w:rsidRPr="07A8F522">
          <w:rPr>
            <w:color w:val="5B9BD5" w:themeColor="accent1"/>
            <w:rPrChange w:id="1364" w:author="Agathe Bucherie" w:date="2018-12-13T01:26:00Z">
              <w:rPr/>
            </w:rPrChange>
          </w:rPr>
          <w:t xml:space="preserve"> </w:t>
        </w:r>
      </w:ins>
      <w:ins w:id="1365" w:author="Agathe Bucherie" w:date="2018-12-13T04:17:00Z">
        <w:r w:rsidR="010C0ADA" w:rsidRPr="07A8F522">
          <w:rPr>
            <w:color w:val="5B9BD5" w:themeColor="accent1"/>
            <w:rPrChange w:id="1366" w:author="Agathe Bucherie" w:date="2018-12-13T01:26:00Z">
              <w:rPr/>
            </w:rPrChange>
          </w:rPr>
          <w:t>illustrate</w:t>
        </w:r>
      </w:ins>
      <w:ins w:id="1367" w:author="Agathe Bucherie" w:date="2018-12-13T04:14:00Z">
        <w:r w:rsidR="15BA94BB" w:rsidRPr="07A8F522">
          <w:rPr>
            <w:color w:val="5B9BD5" w:themeColor="accent1"/>
            <w:rPrChange w:id="1368" w:author="Agathe Bucherie" w:date="2018-12-13T01:26:00Z">
              <w:rPr/>
            </w:rPrChange>
          </w:rPr>
          <w:t xml:space="preserve"> the relation between Magnitude</w:t>
        </w:r>
      </w:ins>
      <w:ins w:id="1369" w:author="Agathe Bucherie" w:date="2018-12-13T04:15:00Z">
        <w:r w:rsidR="2E54F9A6" w:rsidRPr="07A8F522">
          <w:rPr>
            <w:color w:val="5B9BD5" w:themeColor="accent1"/>
            <w:rPrChange w:id="1370" w:author="Agathe Bucherie" w:date="2018-12-13T01:26:00Z">
              <w:rPr/>
            </w:rPrChange>
          </w:rPr>
          <w:t xml:space="preserve"> (flood extent), </w:t>
        </w:r>
        <w:r w:rsidR="6FDA9FB9" w:rsidRPr="07A8F522">
          <w:rPr>
            <w:color w:val="5B9BD5" w:themeColor="accent1"/>
            <w:rPrChange w:id="1371" w:author="Agathe Bucherie" w:date="2018-12-13T01:26:00Z">
              <w:rPr/>
            </w:rPrChange>
          </w:rPr>
          <w:t xml:space="preserve">and </w:t>
        </w:r>
        <w:proofErr w:type="spellStart"/>
        <w:r w:rsidR="6FDA9FB9" w:rsidRPr="07A8F522">
          <w:rPr>
            <w:color w:val="5B9BD5" w:themeColor="accent1"/>
            <w:rPrChange w:id="1372" w:author="Agathe Bucherie" w:date="2018-12-13T01:26:00Z">
              <w:rPr/>
            </w:rPrChange>
          </w:rPr>
          <w:t>Glo</w:t>
        </w:r>
      </w:ins>
      <w:ins w:id="1373" w:author="Agathe Bucherie" w:date="2018-12-13T04:16:00Z">
        <w:r w:rsidR="2E1AAC49" w:rsidRPr="07A8F522">
          <w:rPr>
            <w:color w:val="5B9BD5" w:themeColor="accent1"/>
            <w:rPrChange w:id="1374" w:author="Agathe Bucherie" w:date="2018-12-13T01:26:00Z">
              <w:rPr/>
            </w:rPrChange>
          </w:rPr>
          <w:t>FAS</w:t>
        </w:r>
        <w:proofErr w:type="spellEnd"/>
        <w:r w:rsidR="2E1AAC49" w:rsidRPr="07A8F522">
          <w:rPr>
            <w:color w:val="5B9BD5" w:themeColor="accent1"/>
            <w:rPrChange w:id="1375" w:author="Agathe Bucherie" w:date="2018-12-13T01:26:00Z">
              <w:rPr/>
            </w:rPrChange>
          </w:rPr>
          <w:t xml:space="preserve"> </w:t>
        </w:r>
      </w:ins>
      <w:ins w:id="1376" w:author="Agathe Bucherie" w:date="2018-12-13T04:15:00Z">
        <w:r w:rsidR="2E54F9A6" w:rsidRPr="07A8F522">
          <w:rPr>
            <w:color w:val="5B9BD5" w:themeColor="accent1"/>
            <w:rPrChange w:id="1377" w:author="Agathe Bucherie" w:date="2018-12-13T01:26:00Z">
              <w:rPr/>
            </w:rPrChange>
          </w:rPr>
          <w:t>discharge</w:t>
        </w:r>
      </w:ins>
      <w:ins w:id="1378" w:author="Agathe Bucherie" w:date="2018-12-13T04:16:00Z">
        <w:r w:rsidR="2E1AAC49" w:rsidRPr="07A8F522">
          <w:rPr>
            <w:color w:val="5B9BD5" w:themeColor="accent1"/>
            <w:rPrChange w:id="1379" w:author="Agathe Bucherie" w:date="2018-12-13T01:26:00Z">
              <w:rPr/>
            </w:rPrChange>
          </w:rPr>
          <w:t>s data</w:t>
        </w:r>
      </w:ins>
      <w:ins w:id="1380" w:author="Agathe Bucherie" w:date="2018-12-13T04:15:00Z">
        <w:r w:rsidR="6FDA9FB9" w:rsidRPr="07A8F522">
          <w:rPr>
            <w:color w:val="5B9BD5" w:themeColor="accent1"/>
            <w:rPrChange w:id="1381" w:author="Agathe Bucherie" w:date="2018-12-13T01:26:00Z">
              <w:rPr/>
            </w:rPrChange>
          </w:rPr>
          <w:t xml:space="preserve"> and return period</w:t>
        </w:r>
      </w:ins>
      <w:ins w:id="1382" w:author="Agathe Bucherie" w:date="2018-12-13T04:17:00Z">
        <w:r w:rsidR="3AF92F51" w:rsidRPr="07A8F522">
          <w:rPr>
            <w:color w:val="5B9BD5" w:themeColor="accent1"/>
            <w:rPrChange w:id="1383" w:author="Agathe Bucherie" w:date="2018-12-13T01:26:00Z">
              <w:rPr/>
            </w:rPrChange>
          </w:rPr>
          <w:t>?</w:t>
        </w:r>
      </w:ins>
      <w:ins w:id="1384" w:author="Teklesadik, Aklilu" w:date="2018-12-05T02:00:00Z">
        <w:r w:rsidR="00677052">
          <w:br/>
        </w:r>
      </w:ins>
    </w:p>
    <w:tbl>
      <w:tblPr>
        <w:tblStyle w:val="Tabelraster"/>
        <w:tblW w:w="0" w:type="auto"/>
        <w:tblLook w:val="04A0" w:firstRow="1" w:lastRow="0" w:firstColumn="1" w:lastColumn="0" w:noHBand="0" w:noVBand="1"/>
      </w:tblPr>
      <w:tblGrid>
        <w:gridCol w:w="960"/>
        <w:gridCol w:w="960"/>
        <w:gridCol w:w="1053"/>
        <w:gridCol w:w="960"/>
        <w:tblGridChange w:id="1385">
          <w:tblGrid>
            <w:gridCol w:w="960"/>
            <w:gridCol w:w="960"/>
            <w:gridCol w:w="1053"/>
            <w:gridCol w:w="960"/>
          </w:tblGrid>
        </w:tblGridChange>
      </w:tblGrid>
      <w:tr w:rsidR="000D7DB4" w:rsidRPr="000D7DB4" w14:paraId="616EC3DE" w14:textId="77777777" w:rsidTr="2EA27C94">
        <w:trPr>
          <w:trHeight w:val="288"/>
          <w:ins w:id="1386" w:author="Teklesadik, Aklilu" w:date="2018-12-05T02:00:00Z"/>
        </w:trPr>
        <w:tc>
          <w:tcPr>
            <w:tcW w:w="960" w:type="dxa"/>
            <w:noWrap/>
            <w:hideMark/>
          </w:tcPr>
          <w:p w14:paraId="467CCE1A" w14:textId="77777777" w:rsidR="000D7DB4" w:rsidRPr="000D7DB4" w:rsidRDefault="000D7DB4" w:rsidP="2EA27C94">
            <w:pPr>
              <w:rPr>
                <w:ins w:id="1387" w:author="Teklesadik, Aklilu" w:date="2018-12-05T02:00:00Z"/>
              </w:rPr>
            </w:pPr>
            <w:ins w:id="1388" w:author="Teklesadik, Aklilu" w:date="2018-12-05T02:00:00Z">
              <w:r w:rsidRPr="000D7DB4">
                <w:t>year</w:t>
              </w:r>
            </w:ins>
          </w:p>
        </w:tc>
        <w:tc>
          <w:tcPr>
            <w:tcW w:w="960" w:type="dxa"/>
            <w:noWrap/>
            <w:hideMark/>
          </w:tcPr>
          <w:p w14:paraId="3CFB8B9E" w14:textId="77777777" w:rsidR="000D7DB4" w:rsidRPr="000D7DB4" w:rsidRDefault="000D7DB4">
            <w:pPr>
              <w:rPr>
                <w:ins w:id="1389" w:author="Teklesadik, Aklilu" w:date="2018-12-05T02:00:00Z"/>
              </w:rPr>
            </w:pPr>
          </w:p>
        </w:tc>
        <w:tc>
          <w:tcPr>
            <w:tcW w:w="960" w:type="dxa"/>
            <w:noWrap/>
            <w:hideMark/>
          </w:tcPr>
          <w:p w14:paraId="192813E1" w14:textId="77777777" w:rsidR="000D7DB4" w:rsidRPr="000D7DB4" w:rsidRDefault="000D7DB4" w:rsidP="2EA27C94">
            <w:pPr>
              <w:rPr>
                <w:ins w:id="1390" w:author="Teklesadik, Aklilu" w:date="2018-12-05T02:00:00Z"/>
              </w:rPr>
            </w:pPr>
            <w:ins w:id="1391" w:author="Teklesadik, Aklilu" w:date="2018-12-05T02:00:00Z">
              <w:r w:rsidRPr="000D7DB4">
                <w:t>area</w:t>
              </w:r>
            </w:ins>
          </w:p>
        </w:tc>
        <w:tc>
          <w:tcPr>
            <w:tcW w:w="960" w:type="dxa"/>
            <w:noWrap/>
            <w:hideMark/>
          </w:tcPr>
          <w:p w14:paraId="318F4C4C" w14:textId="77777777" w:rsidR="000D7DB4" w:rsidRPr="000D7DB4" w:rsidRDefault="000D7DB4" w:rsidP="2EA27C94">
            <w:pPr>
              <w:rPr>
                <w:ins w:id="1392" w:author="Teklesadik, Aklilu" w:date="2018-12-05T02:00:00Z"/>
              </w:rPr>
            </w:pPr>
            <w:ins w:id="1393" w:author="Teklesadik, Aklilu" w:date="2018-12-05T02:00:00Z">
              <w:r w:rsidRPr="000D7DB4">
                <w:t>rank</w:t>
              </w:r>
            </w:ins>
          </w:p>
        </w:tc>
      </w:tr>
      <w:tr w:rsidR="000D7DB4" w:rsidRPr="000D7DB4" w14:paraId="7310DD4D" w14:textId="77777777" w:rsidTr="2EA27C94">
        <w:tblPrEx>
          <w:tblW w:w="0" w:type="auto"/>
          <w:tblPrExChange w:id="1394" w:author="Teklesadik, Aklilu" w:date="2018-12-05T02:01:00Z">
            <w:tblPrEx>
              <w:tblW w:w="0" w:type="auto"/>
            </w:tblPrEx>
          </w:tblPrExChange>
        </w:tblPrEx>
        <w:trPr>
          <w:trHeight w:val="288"/>
          <w:ins w:id="1395" w:author="Teklesadik, Aklilu" w:date="2018-12-05T02:00:00Z"/>
          <w:trPrChange w:id="1396" w:author="Teklesadik, Aklilu" w:date="2018-12-05T02:01:00Z">
            <w:trPr>
              <w:trHeight w:val="288"/>
            </w:trPr>
          </w:trPrChange>
        </w:trPr>
        <w:tc>
          <w:tcPr>
            <w:tcW w:w="960" w:type="dxa"/>
            <w:noWrap/>
            <w:hideMark/>
            <w:tcPrChange w:id="1397" w:author="Teklesadik, Aklilu" w:date="2018-12-05T02:01:00Z">
              <w:tcPr>
                <w:tcW w:w="960" w:type="dxa"/>
                <w:noWrap/>
                <w:hideMark/>
              </w:tcPr>
            </w:tcPrChange>
          </w:tcPr>
          <w:p w14:paraId="715D07B1" w14:textId="77777777" w:rsidR="000D7DB4" w:rsidRPr="000D7DB4" w:rsidRDefault="000D7DB4" w:rsidP="000D7DB4">
            <w:pPr>
              <w:rPr>
                <w:ins w:id="1398" w:author="Teklesadik, Aklilu" w:date="2018-12-05T02:00:00Z"/>
              </w:rPr>
            </w:pPr>
            <w:ins w:id="1399" w:author="Teklesadik, Aklilu" w:date="2018-12-05T02:00:00Z">
              <w:r w:rsidRPr="000D7DB4">
                <w:t>2002</w:t>
              </w:r>
            </w:ins>
          </w:p>
        </w:tc>
        <w:tc>
          <w:tcPr>
            <w:tcW w:w="960" w:type="dxa"/>
            <w:noWrap/>
            <w:tcPrChange w:id="1400" w:author="Teklesadik, Aklilu" w:date="2018-12-05T02:01:00Z">
              <w:tcPr>
                <w:tcW w:w="960" w:type="dxa"/>
                <w:noWrap/>
              </w:tcPr>
            </w:tcPrChange>
          </w:tcPr>
          <w:p w14:paraId="18FD0EA9" w14:textId="67F9211C" w:rsidR="000D7DB4" w:rsidRPr="000D7DB4" w:rsidRDefault="000D7DB4" w:rsidP="000D7DB4">
            <w:pPr>
              <w:rPr>
                <w:ins w:id="1401" w:author="Teklesadik, Aklilu" w:date="2018-12-05T02:00:00Z"/>
              </w:rPr>
            </w:pPr>
          </w:p>
        </w:tc>
        <w:tc>
          <w:tcPr>
            <w:tcW w:w="960" w:type="dxa"/>
            <w:noWrap/>
            <w:hideMark/>
            <w:tcPrChange w:id="1402" w:author="Teklesadik, Aklilu" w:date="2018-12-05T02:01:00Z">
              <w:tcPr>
                <w:tcW w:w="960" w:type="dxa"/>
                <w:noWrap/>
                <w:hideMark/>
              </w:tcPr>
            </w:tcPrChange>
          </w:tcPr>
          <w:p w14:paraId="3F281886" w14:textId="77777777" w:rsidR="000D7DB4" w:rsidRPr="000D7DB4" w:rsidRDefault="000D7DB4" w:rsidP="000D7DB4">
            <w:pPr>
              <w:rPr>
                <w:ins w:id="1403" w:author="Teklesadik, Aklilu" w:date="2018-12-05T02:00:00Z"/>
              </w:rPr>
            </w:pPr>
            <w:ins w:id="1404" w:author="Teklesadik, Aklilu" w:date="2018-12-05T02:00:00Z">
              <w:r w:rsidRPr="000D7DB4">
                <w:t>22174.38</w:t>
              </w:r>
            </w:ins>
          </w:p>
        </w:tc>
        <w:tc>
          <w:tcPr>
            <w:tcW w:w="960" w:type="dxa"/>
            <w:noWrap/>
            <w:hideMark/>
            <w:tcPrChange w:id="1405" w:author="Teklesadik, Aklilu" w:date="2018-12-05T02:01:00Z">
              <w:tcPr>
                <w:tcW w:w="960" w:type="dxa"/>
                <w:noWrap/>
                <w:hideMark/>
              </w:tcPr>
            </w:tcPrChange>
          </w:tcPr>
          <w:p w14:paraId="0041B030" w14:textId="77777777" w:rsidR="000D7DB4" w:rsidRPr="000D7DB4" w:rsidRDefault="000D7DB4" w:rsidP="000D7DB4">
            <w:pPr>
              <w:rPr>
                <w:ins w:id="1406" w:author="Teklesadik, Aklilu" w:date="2018-12-05T02:00:00Z"/>
              </w:rPr>
            </w:pPr>
            <w:ins w:id="1407" w:author="Teklesadik, Aklilu" w:date="2018-12-05T02:00:00Z">
              <w:r w:rsidRPr="000D7DB4">
                <w:t>13</w:t>
              </w:r>
            </w:ins>
          </w:p>
        </w:tc>
      </w:tr>
      <w:tr w:rsidR="000D7DB4" w:rsidRPr="000D7DB4" w14:paraId="07525618" w14:textId="77777777" w:rsidTr="2EA27C94">
        <w:tblPrEx>
          <w:tblW w:w="0" w:type="auto"/>
          <w:tblPrExChange w:id="1408" w:author="Teklesadik, Aklilu" w:date="2018-12-05T02:01:00Z">
            <w:tblPrEx>
              <w:tblW w:w="0" w:type="auto"/>
            </w:tblPrEx>
          </w:tblPrExChange>
        </w:tblPrEx>
        <w:trPr>
          <w:trHeight w:val="288"/>
          <w:ins w:id="1409" w:author="Teklesadik, Aklilu" w:date="2018-12-05T02:00:00Z"/>
          <w:trPrChange w:id="1410" w:author="Teklesadik, Aklilu" w:date="2018-12-05T02:01:00Z">
            <w:trPr>
              <w:trHeight w:val="288"/>
            </w:trPr>
          </w:trPrChange>
        </w:trPr>
        <w:tc>
          <w:tcPr>
            <w:tcW w:w="960" w:type="dxa"/>
            <w:noWrap/>
            <w:hideMark/>
            <w:tcPrChange w:id="1411" w:author="Teklesadik, Aklilu" w:date="2018-12-05T02:01:00Z">
              <w:tcPr>
                <w:tcW w:w="960" w:type="dxa"/>
                <w:noWrap/>
                <w:hideMark/>
              </w:tcPr>
            </w:tcPrChange>
          </w:tcPr>
          <w:p w14:paraId="6906D832" w14:textId="77777777" w:rsidR="000D7DB4" w:rsidRPr="000D7DB4" w:rsidRDefault="000D7DB4" w:rsidP="000D7DB4">
            <w:pPr>
              <w:rPr>
                <w:ins w:id="1412" w:author="Teklesadik, Aklilu" w:date="2018-12-05T02:00:00Z"/>
              </w:rPr>
            </w:pPr>
            <w:ins w:id="1413" w:author="Teklesadik, Aklilu" w:date="2018-12-05T02:00:00Z">
              <w:r w:rsidRPr="000D7DB4">
                <w:t>2003</w:t>
              </w:r>
            </w:ins>
          </w:p>
        </w:tc>
        <w:tc>
          <w:tcPr>
            <w:tcW w:w="960" w:type="dxa"/>
            <w:noWrap/>
            <w:tcPrChange w:id="1414" w:author="Teklesadik, Aklilu" w:date="2018-12-05T02:01:00Z">
              <w:tcPr>
                <w:tcW w:w="960" w:type="dxa"/>
                <w:noWrap/>
              </w:tcPr>
            </w:tcPrChange>
          </w:tcPr>
          <w:p w14:paraId="46A0DCBE" w14:textId="5B782196" w:rsidR="000D7DB4" w:rsidRPr="000D7DB4" w:rsidRDefault="000D7DB4" w:rsidP="000D7DB4">
            <w:pPr>
              <w:rPr>
                <w:ins w:id="1415" w:author="Teklesadik, Aklilu" w:date="2018-12-05T02:00:00Z"/>
              </w:rPr>
            </w:pPr>
          </w:p>
        </w:tc>
        <w:tc>
          <w:tcPr>
            <w:tcW w:w="960" w:type="dxa"/>
            <w:noWrap/>
            <w:hideMark/>
            <w:tcPrChange w:id="1416" w:author="Teklesadik, Aklilu" w:date="2018-12-05T02:01:00Z">
              <w:tcPr>
                <w:tcW w:w="960" w:type="dxa"/>
                <w:noWrap/>
                <w:hideMark/>
              </w:tcPr>
            </w:tcPrChange>
          </w:tcPr>
          <w:p w14:paraId="2441320D" w14:textId="77777777" w:rsidR="000D7DB4" w:rsidRPr="000D7DB4" w:rsidRDefault="000D7DB4" w:rsidP="000D7DB4">
            <w:pPr>
              <w:rPr>
                <w:ins w:id="1417" w:author="Teklesadik, Aklilu" w:date="2018-12-05T02:00:00Z"/>
              </w:rPr>
            </w:pPr>
            <w:ins w:id="1418" w:author="Teklesadik, Aklilu" w:date="2018-12-05T02:00:00Z">
              <w:r w:rsidRPr="000D7DB4">
                <w:t>25057.08</w:t>
              </w:r>
            </w:ins>
          </w:p>
        </w:tc>
        <w:tc>
          <w:tcPr>
            <w:tcW w:w="960" w:type="dxa"/>
            <w:noWrap/>
            <w:hideMark/>
            <w:tcPrChange w:id="1419" w:author="Teklesadik, Aklilu" w:date="2018-12-05T02:01:00Z">
              <w:tcPr>
                <w:tcW w:w="960" w:type="dxa"/>
                <w:noWrap/>
                <w:hideMark/>
              </w:tcPr>
            </w:tcPrChange>
          </w:tcPr>
          <w:p w14:paraId="7429EC12" w14:textId="77777777" w:rsidR="000D7DB4" w:rsidRPr="000D7DB4" w:rsidRDefault="000D7DB4" w:rsidP="000D7DB4">
            <w:pPr>
              <w:rPr>
                <w:ins w:id="1420" w:author="Teklesadik, Aklilu" w:date="2018-12-05T02:00:00Z"/>
              </w:rPr>
            </w:pPr>
            <w:ins w:id="1421" w:author="Teklesadik, Aklilu" w:date="2018-12-05T02:00:00Z">
              <w:r w:rsidRPr="000D7DB4">
                <w:t>11</w:t>
              </w:r>
            </w:ins>
          </w:p>
        </w:tc>
      </w:tr>
      <w:tr w:rsidR="000D7DB4" w:rsidRPr="000D7DB4" w14:paraId="0F868935" w14:textId="77777777" w:rsidTr="2EA27C94">
        <w:tblPrEx>
          <w:tblW w:w="0" w:type="auto"/>
          <w:tblPrExChange w:id="1422" w:author="Teklesadik, Aklilu" w:date="2018-12-05T02:01:00Z">
            <w:tblPrEx>
              <w:tblW w:w="0" w:type="auto"/>
            </w:tblPrEx>
          </w:tblPrExChange>
        </w:tblPrEx>
        <w:trPr>
          <w:trHeight w:val="288"/>
          <w:ins w:id="1423" w:author="Teklesadik, Aklilu" w:date="2018-12-05T02:00:00Z"/>
          <w:trPrChange w:id="1424" w:author="Teklesadik, Aklilu" w:date="2018-12-05T02:01:00Z">
            <w:trPr>
              <w:trHeight w:val="288"/>
            </w:trPr>
          </w:trPrChange>
        </w:trPr>
        <w:tc>
          <w:tcPr>
            <w:tcW w:w="960" w:type="dxa"/>
            <w:noWrap/>
            <w:hideMark/>
            <w:tcPrChange w:id="1425" w:author="Teklesadik, Aklilu" w:date="2018-12-05T02:01:00Z">
              <w:tcPr>
                <w:tcW w:w="960" w:type="dxa"/>
                <w:noWrap/>
                <w:hideMark/>
              </w:tcPr>
            </w:tcPrChange>
          </w:tcPr>
          <w:p w14:paraId="7CBD8B64" w14:textId="77777777" w:rsidR="000D7DB4" w:rsidRPr="000D7DB4" w:rsidRDefault="000D7DB4" w:rsidP="000D7DB4">
            <w:pPr>
              <w:rPr>
                <w:ins w:id="1426" w:author="Teklesadik, Aklilu" w:date="2018-12-05T02:00:00Z"/>
              </w:rPr>
            </w:pPr>
            <w:ins w:id="1427" w:author="Teklesadik, Aklilu" w:date="2018-12-05T02:00:00Z">
              <w:r w:rsidRPr="000D7DB4">
                <w:t>2004</w:t>
              </w:r>
            </w:ins>
          </w:p>
        </w:tc>
        <w:tc>
          <w:tcPr>
            <w:tcW w:w="960" w:type="dxa"/>
            <w:noWrap/>
            <w:tcPrChange w:id="1428" w:author="Teklesadik, Aklilu" w:date="2018-12-05T02:01:00Z">
              <w:tcPr>
                <w:tcW w:w="960" w:type="dxa"/>
                <w:noWrap/>
              </w:tcPr>
            </w:tcPrChange>
          </w:tcPr>
          <w:p w14:paraId="0E996FC5" w14:textId="2AAD5F58" w:rsidR="000D7DB4" w:rsidRPr="000D7DB4" w:rsidRDefault="000D7DB4" w:rsidP="000D7DB4">
            <w:pPr>
              <w:rPr>
                <w:ins w:id="1429" w:author="Teklesadik, Aklilu" w:date="2018-12-05T02:00:00Z"/>
              </w:rPr>
            </w:pPr>
          </w:p>
        </w:tc>
        <w:tc>
          <w:tcPr>
            <w:tcW w:w="960" w:type="dxa"/>
            <w:noWrap/>
            <w:hideMark/>
            <w:tcPrChange w:id="1430" w:author="Teklesadik, Aklilu" w:date="2018-12-05T02:01:00Z">
              <w:tcPr>
                <w:tcW w:w="960" w:type="dxa"/>
                <w:noWrap/>
                <w:hideMark/>
              </w:tcPr>
            </w:tcPrChange>
          </w:tcPr>
          <w:p w14:paraId="2F619689" w14:textId="77777777" w:rsidR="000D7DB4" w:rsidRPr="000D7DB4" w:rsidRDefault="000D7DB4" w:rsidP="000D7DB4">
            <w:pPr>
              <w:rPr>
                <w:ins w:id="1431" w:author="Teklesadik, Aklilu" w:date="2018-12-05T02:00:00Z"/>
              </w:rPr>
            </w:pPr>
            <w:ins w:id="1432" w:author="Teklesadik, Aklilu" w:date="2018-12-05T02:00:00Z">
              <w:r w:rsidRPr="000D7DB4">
                <w:t>25728.3</w:t>
              </w:r>
            </w:ins>
          </w:p>
        </w:tc>
        <w:tc>
          <w:tcPr>
            <w:tcW w:w="960" w:type="dxa"/>
            <w:noWrap/>
            <w:hideMark/>
            <w:tcPrChange w:id="1433" w:author="Teklesadik, Aklilu" w:date="2018-12-05T02:01:00Z">
              <w:tcPr>
                <w:tcW w:w="960" w:type="dxa"/>
                <w:noWrap/>
                <w:hideMark/>
              </w:tcPr>
            </w:tcPrChange>
          </w:tcPr>
          <w:p w14:paraId="4DD8C190" w14:textId="77777777" w:rsidR="000D7DB4" w:rsidRPr="000D7DB4" w:rsidRDefault="000D7DB4" w:rsidP="000D7DB4">
            <w:pPr>
              <w:rPr>
                <w:ins w:id="1434" w:author="Teklesadik, Aklilu" w:date="2018-12-05T02:00:00Z"/>
              </w:rPr>
            </w:pPr>
            <w:ins w:id="1435" w:author="Teklesadik, Aklilu" w:date="2018-12-05T02:00:00Z">
              <w:r w:rsidRPr="000D7DB4">
                <w:t>10</w:t>
              </w:r>
            </w:ins>
          </w:p>
        </w:tc>
      </w:tr>
      <w:tr w:rsidR="000D7DB4" w:rsidRPr="000D7DB4" w14:paraId="2C3AA09E" w14:textId="77777777" w:rsidTr="2EA27C94">
        <w:tblPrEx>
          <w:tblW w:w="0" w:type="auto"/>
          <w:tblPrExChange w:id="1436" w:author="Teklesadik, Aklilu" w:date="2018-12-05T02:01:00Z">
            <w:tblPrEx>
              <w:tblW w:w="0" w:type="auto"/>
            </w:tblPrEx>
          </w:tblPrExChange>
        </w:tblPrEx>
        <w:trPr>
          <w:trHeight w:val="288"/>
          <w:ins w:id="1437" w:author="Teklesadik, Aklilu" w:date="2018-12-05T02:00:00Z"/>
          <w:trPrChange w:id="1438" w:author="Teklesadik, Aklilu" w:date="2018-12-05T02:01:00Z">
            <w:trPr>
              <w:trHeight w:val="288"/>
            </w:trPr>
          </w:trPrChange>
        </w:trPr>
        <w:tc>
          <w:tcPr>
            <w:tcW w:w="960" w:type="dxa"/>
            <w:noWrap/>
            <w:hideMark/>
            <w:tcPrChange w:id="1439" w:author="Teklesadik, Aklilu" w:date="2018-12-05T02:01:00Z">
              <w:tcPr>
                <w:tcW w:w="960" w:type="dxa"/>
                <w:noWrap/>
                <w:hideMark/>
              </w:tcPr>
            </w:tcPrChange>
          </w:tcPr>
          <w:p w14:paraId="374A6C34" w14:textId="77777777" w:rsidR="000D7DB4" w:rsidRPr="000D7DB4" w:rsidRDefault="000D7DB4" w:rsidP="000D7DB4">
            <w:pPr>
              <w:rPr>
                <w:ins w:id="1440" w:author="Teklesadik, Aklilu" w:date="2018-12-05T02:00:00Z"/>
              </w:rPr>
            </w:pPr>
            <w:ins w:id="1441" w:author="Teklesadik, Aklilu" w:date="2018-12-05T02:00:00Z">
              <w:r w:rsidRPr="000D7DB4">
                <w:t>2005</w:t>
              </w:r>
            </w:ins>
          </w:p>
        </w:tc>
        <w:tc>
          <w:tcPr>
            <w:tcW w:w="960" w:type="dxa"/>
            <w:noWrap/>
            <w:tcPrChange w:id="1442" w:author="Teklesadik, Aklilu" w:date="2018-12-05T02:01:00Z">
              <w:tcPr>
                <w:tcW w:w="960" w:type="dxa"/>
                <w:noWrap/>
              </w:tcPr>
            </w:tcPrChange>
          </w:tcPr>
          <w:p w14:paraId="3D25D857" w14:textId="582F835E" w:rsidR="000D7DB4" w:rsidRPr="000D7DB4" w:rsidRDefault="000D7DB4" w:rsidP="000D7DB4">
            <w:pPr>
              <w:rPr>
                <w:ins w:id="1443" w:author="Teklesadik, Aklilu" w:date="2018-12-05T02:00:00Z"/>
              </w:rPr>
            </w:pPr>
          </w:p>
        </w:tc>
        <w:tc>
          <w:tcPr>
            <w:tcW w:w="960" w:type="dxa"/>
            <w:noWrap/>
            <w:hideMark/>
            <w:tcPrChange w:id="1444" w:author="Teklesadik, Aklilu" w:date="2018-12-05T02:01:00Z">
              <w:tcPr>
                <w:tcW w:w="960" w:type="dxa"/>
                <w:noWrap/>
                <w:hideMark/>
              </w:tcPr>
            </w:tcPrChange>
          </w:tcPr>
          <w:p w14:paraId="6FE94616" w14:textId="77777777" w:rsidR="000D7DB4" w:rsidRPr="000D7DB4" w:rsidRDefault="000D7DB4" w:rsidP="000D7DB4">
            <w:pPr>
              <w:rPr>
                <w:ins w:id="1445" w:author="Teklesadik, Aklilu" w:date="2018-12-05T02:00:00Z"/>
              </w:rPr>
            </w:pPr>
            <w:ins w:id="1446" w:author="Teklesadik, Aklilu" w:date="2018-12-05T02:00:00Z">
              <w:r w:rsidRPr="000D7DB4">
                <w:t>21498.39</w:t>
              </w:r>
            </w:ins>
          </w:p>
        </w:tc>
        <w:tc>
          <w:tcPr>
            <w:tcW w:w="960" w:type="dxa"/>
            <w:noWrap/>
            <w:hideMark/>
            <w:tcPrChange w:id="1447" w:author="Teklesadik, Aklilu" w:date="2018-12-05T02:01:00Z">
              <w:tcPr>
                <w:tcW w:w="960" w:type="dxa"/>
                <w:noWrap/>
                <w:hideMark/>
              </w:tcPr>
            </w:tcPrChange>
          </w:tcPr>
          <w:p w14:paraId="6332BAF1" w14:textId="77777777" w:rsidR="000D7DB4" w:rsidRPr="000D7DB4" w:rsidRDefault="000D7DB4" w:rsidP="000D7DB4">
            <w:pPr>
              <w:rPr>
                <w:ins w:id="1448" w:author="Teklesadik, Aklilu" w:date="2018-12-05T02:00:00Z"/>
              </w:rPr>
            </w:pPr>
            <w:ins w:id="1449" w:author="Teklesadik, Aklilu" w:date="2018-12-05T02:00:00Z">
              <w:r w:rsidRPr="000D7DB4">
                <w:t>14</w:t>
              </w:r>
            </w:ins>
          </w:p>
        </w:tc>
      </w:tr>
      <w:tr w:rsidR="000D7DB4" w:rsidRPr="000D7DB4" w14:paraId="3E3F9B94" w14:textId="77777777" w:rsidTr="2EA27C94">
        <w:tblPrEx>
          <w:tblW w:w="0" w:type="auto"/>
          <w:tblPrExChange w:id="1450" w:author="Teklesadik, Aklilu" w:date="2018-12-05T02:01:00Z">
            <w:tblPrEx>
              <w:tblW w:w="0" w:type="auto"/>
            </w:tblPrEx>
          </w:tblPrExChange>
        </w:tblPrEx>
        <w:trPr>
          <w:trHeight w:val="288"/>
          <w:ins w:id="1451" w:author="Teklesadik, Aklilu" w:date="2018-12-05T02:00:00Z"/>
          <w:trPrChange w:id="1452" w:author="Teklesadik, Aklilu" w:date="2018-12-05T02:01:00Z">
            <w:trPr>
              <w:trHeight w:val="288"/>
            </w:trPr>
          </w:trPrChange>
        </w:trPr>
        <w:tc>
          <w:tcPr>
            <w:tcW w:w="960" w:type="dxa"/>
            <w:noWrap/>
            <w:hideMark/>
            <w:tcPrChange w:id="1453" w:author="Teklesadik, Aklilu" w:date="2018-12-05T02:01:00Z">
              <w:tcPr>
                <w:tcW w:w="960" w:type="dxa"/>
                <w:noWrap/>
                <w:hideMark/>
              </w:tcPr>
            </w:tcPrChange>
          </w:tcPr>
          <w:p w14:paraId="6030AAE8" w14:textId="77777777" w:rsidR="000D7DB4" w:rsidRPr="000D7DB4" w:rsidRDefault="000D7DB4" w:rsidP="000D7DB4">
            <w:pPr>
              <w:rPr>
                <w:ins w:id="1454" w:author="Teklesadik, Aklilu" w:date="2018-12-05T02:00:00Z"/>
              </w:rPr>
            </w:pPr>
            <w:ins w:id="1455" w:author="Teklesadik, Aklilu" w:date="2018-12-05T02:00:00Z">
              <w:r w:rsidRPr="000D7DB4">
                <w:t>2006</w:t>
              </w:r>
            </w:ins>
          </w:p>
        </w:tc>
        <w:tc>
          <w:tcPr>
            <w:tcW w:w="960" w:type="dxa"/>
            <w:noWrap/>
            <w:tcPrChange w:id="1456" w:author="Teklesadik, Aklilu" w:date="2018-12-05T02:01:00Z">
              <w:tcPr>
                <w:tcW w:w="960" w:type="dxa"/>
                <w:noWrap/>
              </w:tcPr>
            </w:tcPrChange>
          </w:tcPr>
          <w:p w14:paraId="46197A7F" w14:textId="31CF832B" w:rsidR="000D7DB4" w:rsidRPr="000D7DB4" w:rsidRDefault="000D7DB4" w:rsidP="000D7DB4">
            <w:pPr>
              <w:rPr>
                <w:ins w:id="1457" w:author="Teklesadik, Aklilu" w:date="2018-12-05T02:00:00Z"/>
              </w:rPr>
            </w:pPr>
          </w:p>
        </w:tc>
        <w:tc>
          <w:tcPr>
            <w:tcW w:w="960" w:type="dxa"/>
            <w:noWrap/>
            <w:hideMark/>
            <w:tcPrChange w:id="1458" w:author="Teklesadik, Aklilu" w:date="2018-12-05T02:01:00Z">
              <w:tcPr>
                <w:tcW w:w="960" w:type="dxa"/>
                <w:noWrap/>
                <w:hideMark/>
              </w:tcPr>
            </w:tcPrChange>
          </w:tcPr>
          <w:p w14:paraId="5A7D2969" w14:textId="77777777" w:rsidR="000D7DB4" w:rsidRPr="000D7DB4" w:rsidRDefault="000D7DB4" w:rsidP="000D7DB4">
            <w:pPr>
              <w:rPr>
                <w:ins w:id="1459" w:author="Teklesadik, Aklilu" w:date="2018-12-05T02:00:00Z"/>
              </w:rPr>
            </w:pPr>
            <w:ins w:id="1460" w:author="Teklesadik, Aklilu" w:date="2018-12-05T02:00:00Z">
              <w:r w:rsidRPr="000D7DB4">
                <w:t>27500.94</w:t>
              </w:r>
            </w:ins>
          </w:p>
        </w:tc>
        <w:tc>
          <w:tcPr>
            <w:tcW w:w="960" w:type="dxa"/>
            <w:noWrap/>
            <w:hideMark/>
            <w:tcPrChange w:id="1461" w:author="Teklesadik, Aklilu" w:date="2018-12-05T02:01:00Z">
              <w:tcPr>
                <w:tcW w:w="960" w:type="dxa"/>
                <w:noWrap/>
                <w:hideMark/>
              </w:tcPr>
            </w:tcPrChange>
          </w:tcPr>
          <w:p w14:paraId="0EAA81BB" w14:textId="77777777" w:rsidR="000D7DB4" w:rsidRPr="000D7DB4" w:rsidRDefault="000D7DB4" w:rsidP="000D7DB4">
            <w:pPr>
              <w:rPr>
                <w:ins w:id="1462" w:author="Teklesadik, Aklilu" w:date="2018-12-05T02:00:00Z"/>
              </w:rPr>
            </w:pPr>
            <w:ins w:id="1463" w:author="Teklesadik, Aklilu" w:date="2018-12-05T02:00:00Z">
              <w:r w:rsidRPr="000D7DB4">
                <w:t>6</w:t>
              </w:r>
            </w:ins>
          </w:p>
        </w:tc>
      </w:tr>
      <w:tr w:rsidR="000D7DB4" w:rsidRPr="000D7DB4" w14:paraId="189D58C3" w14:textId="77777777" w:rsidTr="2EA27C94">
        <w:tblPrEx>
          <w:tblW w:w="0" w:type="auto"/>
          <w:tblPrExChange w:id="1464" w:author="Teklesadik, Aklilu" w:date="2018-12-05T02:01:00Z">
            <w:tblPrEx>
              <w:tblW w:w="0" w:type="auto"/>
            </w:tblPrEx>
          </w:tblPrExChange>
        </w:tblPrEx>
        <w:trPr>
          <w:trHeight w:val="288"/>
          <w:ins w:id="1465" w:author="Teklesadik, Aklilu" w:date="2018-12-05T02:00:00Z"/>
          <w:trPrChange w:id="1466" w:author="Teklesadik, Aklilu" w:date="2018-12-05T02:01:00Z">
            <w:trPr>
              <w:trHeight w:val="288"/>
            </w:trPr>
          </w:trPrChange>
        </w:trPr>
        <w:tc>
          <w:tcPr>
            <w:tcW w:w="960" w:type="dxa"/>
            <w:noWrap/>
            <w:hideMark/>
            <w:tcPrChange w:id="1467" w:author="Teklesadik, Aklilu" w:date="2018-12-05T02:01:00Z">
              <w:tcPr>
                <w:tcW w:w="960" w:type="dxa"/>
                <w:noWrap/>
                <w:hideMark/>
              </w:tcPr>
            </w:tcPrChange>
          </w:tcPr>
          <w:p w14:paraId="294062E5" w14:textId="77777777" w:rsidR="000D7DB4" w:rsidRPr="000D7DB4" w:rsidRDefault="000D7DB4" w:rsidP="000D7DB4">
            <w:pPr>
              <w:rPr>
                <w:ins w:id="1468" w:author="Teklesadik, Aklilu" w:date="2018-12-05T02:00:00Z"/>
              </w:rPr>
            </w:pPr>
            <w:ins w:id="1469" w:author="Teklesadik, Aklilu" w:date="2018-12-05T02:00:00Z">
              <w:r w:rsidRPr="000D7DB4">
                <w:t>2007</w:t>
              </w:r>
            </w:ins>
          </w:p>
        </w:tc>
        <w:tc>
          <w:tcPr>
            <w:tcW w:w="960" w:type="dxa"/>
            <w:noWrap/>
            <w:tcPrChange w:id="1470" w:author="Teklesadik, Aklilu" w:date="2018-12-05T02:01:00Z">
              <w:tcPr>
                <w:tcW w:w="960" w:type="dxa"/>
                <w:noWrap/>
              </w:tcPr>
            </w:tcPrChange>
          </w:tcPr>
          <w:p w14:paraId="261EB4C6" w14:textId="00E7D02F" w:rsidR="000D7DB4" w:rsidRPr="000D7DB4" w:rsidRDefault="000D7DB4" w:rsidP="000D7DB4">
            <w:pPr>
              <w:rPr>
                <w:ins w:id="1471" w:author="Teklesadik, Aklilu" w:date="2018-12-05T02:00:00Z"/>
              </w:rPr>
            </w:pPr>
          </w:p>
        </w:tc>
        <w:tc>
          <w:tcPr>
            <w:tcW w:w="960" w:type="dxa"/>
            <w:noWrap/>
            <w:hideMark/>
            <w:tcPrChange w:id="1472" w:author="Teklesadik, Aklilu" w:date="2018-12-05T02:01:00Z">
              <w:tcPr>
                <w:tcW w:w="960" w:type="dxa"/>
                <w:noWrap/>
                <w:hideMark/>
              </w:tcPr>
            </w:tcPrChange>
          </w:tcPr>
          <w:p w14:paraId="0309D1A5" w14:textId="77777777" w:rsidR="000D7DB4" w:rsidRPr="000D7DB4" w:rsidRDefault="000D7DB4" w:rsidP="000D7DB4">
            <w:pPr>
              <w:rPr>
                <w:ins w:id="1473" w:author="Teklesadik, Aklilu" w:date="2018-12-05T02:00:00Z"/>
              </w:rPr>
            </w:pPr>
            <w:ins w:id="1474" w:author="Teklesadik, Aklilu" w:date="2018-12-05T02:00:00Z">
              <w:r w:rsidRPr="000D7DB4">
                <w:t>27932.04</w:t>
              </w:r>
            </w:ins>
          </w:p>
        </w:tc>
        <w:tc>
          <w:tcPr>
            <w:tcW w:w="960" w:type="dxa"/>
            <w:noWrap/>
            <w:hideMark/>
            <w:tcPrChange w:id="1475" w:author="Teklesadik, Aklilu" w:date="2018-12-05T02:01:00Z">
              <w:tcPr>
                <w:tcW w:w="960" w:type="dxa"/>
                <w:noWrap/>
                <w:hideMark/>
              </w:tcPr>
            </w:tcPrChange>
          </w:tcPr>
          <w:p w14:paraId="2ABC65E2" w14:textId="77777777" w:rsidR="000D7DB4" w:rsidRPr="000D7DB4" w:rsidRDefault="000D7DB4" w:rsidP="000D7DB4">
            <w:pPr>
              <w:rPr>
                <w:ins w:id="1476" w:author="Teklesadik, Aklilu" w:date="2018-12-05T02:00:00Z"/>
              </w:rPr>
            </w:pPr>
            <w:ins w:id="1477" w:author="Teklesadik, Aklilu" w:date="2018-12-05T02:00:00Z">
              <w:r w:rsidRPr="000D7DB4">
                <w:t>4</w:t>
              </w:r>
            </w:ins>
          </w:p>
        </w:tc>
      </w:tr>
      <w:tr w:rsidR="000D7DB4" w:rsidRPr="000D7DB4" w14:paraId="218EEA9C" w14:textId="77777777" w:rsidTr="2EA27C94">
        <w:tblPrEx>
          <w:tblW w:w="0" w:type="auto"/>
          <w:tblPrExChange w:id="1478" w:author="Teklesadik, Aklilu" w:date="2018-12-05T02:01:00Z">
            <w:tblPrEx>
              <w:tblW w:w="0" w:type="auto"/>
            </w:tblPrEx>
          </w:tblPrExChange>
        </w:tblPrEx>
        <w:trPr>
          <w:trHeight w:val="288"/>
          <w:ins w:id="1479" w:author="Teklesadik, Aklilu" w:date="2018-12-05T02:00:00Z"/>
          <w:trPrChange w:id="1480" w:author="Teklesadik, Aklilu" w:date="2018-12-05T02:01:00Z">
            <w:trPr>
              <w:trHeight w:val="288"/>
            </w:trPr>
          </w:trPrChange>
        </w:trPr>
        <w:tc>
          <w:tcPr>
            <w:tcW w:w="960" w:type="dxa"/>
            <w:noWrap/>
            <w:hideMark/>
            <w:tcPrChange w:id="1481" w:author="Teklesadik, Aklilu" w:date="2018-12-05T02:01:00Z">
              <w:tcPr>
                <w:tcW w:w="960" w:type="dxa"/>
                <w:noWrap/>
                <w:hideMark/>
              </w:tcPr>
            </w:tcPrChange>
          </w:tcPr>
          <w:p w14:paraId="6762EA28" w14:textId="77777777" w:rsidR="000D7DB4" w:rsidRPr="000D7DB4" w:rsidRDefault="000D7DB4" w:rsidP="000D7DB4">
            <w:pPr>
              <w:rPr>
                <w:ins w:id="1482" w:author="Teklesadik, Aklilu" w:date="2018-12-05T02:00:00Z"/>
              </w:rPr>
            </w:pPr>
            <w:ins w:id="1483" w:author="Teklesadik, Aklilu" w:date="2018-12-05T02:00:00Z">
              <w:r w:rsidRPr="000D7DB4">
                <w:t>2008</w:t>
              </w:r>
            </w:ins>
          </w:p>
        </w:tc>
        <w:tc>
          <w:tcPr>
            <w:tcW w:w="960" w:type="dxa"/>
            <w:noWrap/>
            <w:tcPrChange w:id="1484" w:author="Teklesadik, Aklilu" w:date="2018-12-05T02:01:00Z">
              <w:tcPr>
                <w:tcW w:w="960" w:type="dxa"/>
                <w:noWrap/>
              </w:tcPr>
            </w:tcPrChange>
          </w:tcPr>
          <w:p w14:paraId="58BDFF02" w14:textId="582A3A18" w:rsidR="000D7DB4" w:rsidRPr="000D7DB4" w:rsidRDefault="000D7DB4" w:rsidP="000D7DB4">
            <w:pPr>
              <w:rPr>
                <w:ins w:id="1485" w:author="Teklesadik, Aklilu" w:date="2018-12-05T02:00:00Z"/>
              </w:rPr>
            </w:pPr>
          </w:p>
        </w:tc>
        <w:tc>
          <w:tcPr>
            <w:tcW w:w="960" w:type="dxa"/>
            <w:noWrap/>
            <w:hideMark/>
            <w:tcPrChange w:id="1486" w:author="Teklesadik, Aklilu" w:date="2018-12-05T02:01:00Z">
              <w:tcPr>
                <w:tcW w:w="960" w:type="dxa"/>
                <w:noWrap/>
                <w:hideMark/>
              </w:tcPr>
            </w:tcPrChange>
          </w:tcPr>
          <w:p w14:paraId="0BECE0F2" w14:textId="77777777" w:rsidR="000D7DB4" w:rsidRPr="000D7DB4" w:rsidRDefault="000D7DB4" w:rsidP="000D7DB4">
            <w:pPr>
              <w:rPr>
                <w:ins w:id="1487" w:author="Teklesadik, Aklilu" w:date="2018-12-05T02:00:00Z"/>
              </w:rPr>
            </w:pPr>
            <w:ins w:id="1488" w:author="Teklesadik, Aklilu" w:date="2018-12-05T02:00:00Z">
              <w:r w:rsidRPr="000D7DB4">
                <w:t>28630.44</w:t>
              </w:r>
            </w:ins>
          </w:p>
        </w:tc>
        <w:tc>
          <w:tcPr>
            <w:tcW w:w="960" w:type="dxa"/>
            <w:noWrap/>
            <w:hideMark/>
            <w:tcPrChange w:id="1489" w:author="Teklesadik, Aklilu" w:date="2018-12-05T02:01:00Z">
              <w:tcPr>
                <w:tcW w:w="960" w:type="dxa"/>
                <w:noWrap/>
                <w:hideMark/>
              </w:tcPr>
            </w:tcPrChange>
          </w:tcPr>
          <w:p w14:paraId="197E6900" w14:textId="77777777" w:rsidR="000D7DB4" w:rsidRPr="000D7DB4" w:rsidRDefault="000D7DB4" w:rsidP="000D7DB4">
            <w:pPr>
              <w:rPr>
                <w:ins w:id="1490" w:author="Teklesadik, Aklilu" w:date="2018-12-05T02:00:00Z"/>
              </w:rPr>
            </w:pPr>
            <w:ins w:id="1491" w:author="Teklesadik, Aklilu" w:date="2018-12-05T02:00:00Z">
              <w:r w:rsidRPr="000D7DB4">
                <w:t>2</w:t>
              </w:r>
            </w:ins>
          </w:p>
        </w:tc>
      </w:tr>
      <w:tr w:rsidR="000D7DB4" w:rsidRPr="000D7DB4" w14:paraId="669DAD9B" w14:textId="77777777" w:rsidTr="2EA27C94">
        <w:tblPrEx>
          <w:tblW w:w="0" w:type="auto"/>
          <w:tblPrExChange w:id="1492" w:author="Teklesadik, Aklilu" w:date="2018-12-05T02:01:00Z">
            <w:tblPrEx>
              <w:tblW w:w="0" w:type="auto"/>
            </w:tblPrEx>
          </w:tblPrExChange>
        </w:tblPrEx>
        <w:trPr>
          <w:trHeight w:val="288"/>
          <w:ins w:id="1493" w:author="Teklesadik, Aklilu" w:date="2018-12-05T02:00:00Z"/>
          <w:trPrChange w:id="1494" w:author="Teklesadik, Aklilu" w:date="2018-12-05T02:01:00Z">
            <w:trPr>
              <w:trHeight w:val="288"/>
            </w:trPr>
          </w:trPrChange>
        </w:trPr>
        <w:tc>
          <w:tcPr>
            <w:tcW w:w="960" w:type="dxa"/>
            <w:noWrap/>
            <w:hideMark/>
            <w:tcPrChange w:id="1495" w:author="Teklesadik, Aklilu" w:date="2018-12-05T02:01:00Z">
              <w:tcPr>
                <w:tcW w:w="960" w:type="dxa"/>
                <w:noWrap/>
                <w:hideMark/>
              </w:tcPr>
            </w:tcPrChange>
          </w:tcPr>
          <w:p w14:paraId="02CB32B3" w14:textId="77777777" w:rsidR="000D7DB4" w:rsidRPr="000D7DB4" w:rsidRDefault="000D7DB4" w:rsidP="000D7DB4">
            <w:pPr>
              <w:rPr>
                <w:ins w:id="1496" w:author="Teklesadik, Aklilu" w:date="2018-12-05T02:00:00Z"/>
              </w:rPr>
            </w:pPr>
            <w:ins w:id="1497" w:author="Teklesadik, Aklilu" w:date="2018-12-05T02:00:00Z">
              <w:r w:rsidRPr="000D7DB4">
                <w:t>2009</w:t>
              </w:r>
            </w:ins>
          </w:p>
        </w:tc>
        <w:tc>
          <w:tcPr>
            <w:tcW w:w="960" w:type="dxa"/>
            <w:noWrap/>
            <w:tcPrChange w:id="1498" w:author="Teklesadik, Aklilu" w:date="2018-12-05T02:01:00Z">
              <w:tcPr>
                <w:tcW w:w="960" w:type="dxa"/>
                <w:noWrap/>
              </w:tcPr>
            </w:tcPrChange>
          </w:tcPr>
          <w:p w14:paraId="4864B034" w14:textId="67038C33" w:rsidR="000D7DB4" w:rsidRPr="000D7DB4" w:rsidRDefault="000D7DB4" w:rsidP="000D7DB4">
            <w:pPr>
              <w:rPr>
                <w:ins w:id="1499" w:author="Teklesadik, Aklilu" w:date="2018-12-05T02:00:00Z"/>
              </w:rPr>
            </w:pPr>
          </w:p>
        </w:tc>
        <w:tc>
          <w:tcPr>
            <w:tcW w:w="960" w:type="dxa"/>
            <w:noWrap/>
            <w:hideMark/>
            <w:tcPrChange w:id="1500" w:author="Teklesadik, Aklilu" w:date="2018-12-05T02:01:00Z">
              <w:tcPr>
                <w:tcW w:w="960" w:type="dxa"/>
                <w:noWrap/>
                <w:hideMark/>
              </w:tcPr>
            </w:tcPrChange>
          </w:tcPr>
          <w:p w14:paraId="59C8970E" w14:textId="77777777" w:rsidR="000D7DB4" w:rsidRPr="000D7DB4" w:rsidRDefault="000D7DB4" w:rsidP="000D7DB4">
            <w:pPr>
              <w:rPr>
                <w:ins w:id="1501" w:author="Teklesadik, Aklilu" w:date="2018-12-05T02:00:00Z"/>
              </w:rPr>
            </w:pPr>
            <w:ins w:id="1502" w:author="Teklesadik, Aklilu" w:date="2018-12-05T02:00:00Z">
              <w:r w:rsidRPr="000D7DB4">
                <w:t>28557.09</w:t>
              </w:r>
            </w:ins>
          </w:p>
        </w:tc>
        <w:tc>
          <w:tcPr>
            <w:tcW w:w="960" w:type="dxa"/>
            <w:noWrap/>
            <w:hideMark/>
            <w:tcPrChange w:id="1503" w:author="Teklesadik, Aklilu" w:date="2018-12-05T02:01:00Z">
              <w:tcPr>
                <w:tcW w:w="960" w:type="dxa"/>
                <w:noWrap/>
                <w:hideMark/>
              </w:tcPr>
            </w:tcPrChange>
          </w:tcPr>
          <w:p w14:paraId="7F57CE99" w14:textId="77777777" w:rsidR="000D7DB4" w:rsidRPr="000D7DB4" w:rsidRDefault="000D7DB4" w:rsidP="000D7DB4">
            <w:pPr>
              <w:rPr>
                <w:ins w:id="1504" w:author="Teklesadik, Aklilu" w:date="2018-12-05T02:00:00Z"/>
              </w:rPr>
            </w:pPr>
            <w:ins w:id="1505" w:author="Teklesadik, Aklilu" w:date="2018-12-05T02:00:00Z">
              <w:r w:rsidRPr="000D7DB4">
                <w:t>3</w:t>
              </w:r>
            </w:ins>
          </w:p>
        </w:tc>
      </w:tr>
      <w:tr w:rsidR="000D7DB4" w:rsidRPr="000D7DB4" w14:paraId="25334D27" w14:textId="77777777" w:rsidTr="2EA27C94">
        <w:tblPrEx>
          <w:tblW w:w="0" w:type="auto"/>
          <w:tblPrExChange w:id="1506" w:author="Teklesadik, Aklilu" w:date="2018-12-05T02:01:00Z">
            <w:tblPrEx>
              <w:tblW w:w="0" w:type="auto"/>
            </w:tblPrEx>
          </w:tblPrExChange>
        </w:tblPrEx>
        <w:trPr>
          <w:trHeight w:val="288"/>
          <w:ins w:id="1507" w:author="Teklesadik, Aklilu" w:date="2018-12-05T02:00:00Z"/>
          <w:trPrChange w:id="1508" w:author="Teklesadik, Aklilu" w:date="2018-12-05T02:01:00Z">
            <w:trPr>
              <w:trHeight w:val="288"/>
            </w:trPr>
          </w:trPrChange>
        </w:trPr>
        <w:tc>
          <w:tcPr>
            <w:tcW w:w="960" w:type="dxa"/>
            <w:noWrap/>
            <w:hideMark/>
            <w:tcPrChange w:id="1509" w:author="Teklesadik, Aklilu" w:date="2018-12-05T02:01:00Z">
              <w:tcPr>
                <w:tcW w:w="960" w:type="dxa"/>
                <w:noWrap/>
                <w:hideMark/>
              </w:tcPr>
            </w:tcPrChange>
          </w:tcPr>
          <w:p w14:paraId="4A19EE0C" w14:textId="77777777" w:rsidR="000D7DB4" w:rsidRPr="000D7DB4" w:rsidRDefault="000D7DB4" w:rsidP="000D7DB4">
            <w:pPr>
              <w:rPr>
                <w:ins w:id="1510" w:author="Teklesadik, Aklilu" w:date="2018-12-05T02:00:00Z"/>
              </w:rPr>
            </w:pPr>
            <w:ins w:id="1511" w:author="Teklesadik, Aklilu" w:date="2018-12-05T02:00:00Z">
              <w:r w:rsidRPr="000D7DB4">
                <w:t>2010</w:t>
              </w:r>
            </w:ins>
          </w:p>
        </w:tc>
        <w:tc>
          <w:tcPr>
            <w:tcW w:w="960" w:type="dxa"/>
            <w:noWrap/>
            <w:tcPrChange w:id="1512" w:author="Teklesadik, Aklilu" w:date="2018-12-05T02:01:00Z">
              <w:tcPr>
                <w:tcW w:w="960" w:type="dxa"/>
                <w:noWrap/>
              </w:tcPr>
            </w:tcPrChange>
          </w:tcPr>
          <w:p w14:paraId="5FCE1AEC" w14:textId="0E2671E6" w:rsidR="000D7DB4" w:rsidRPr="000D7DB4" w:rsidRDefault="000D7DB4" w:rsidP="000D7DB4">
            <w:pPr>
              <w:rPr>
                <w:ins w:id="1513" w:author="Teklesadik, Aklilu" w:date="2018-12-05T02:00:00Z"/>
              </w:rPr>
            </w:pPr>
          </w:p>
        </w:tc>
        <w:tc>
          <w:tcPr>
            <w:tcW w:w="960" w:type="dxa"/>
            <w:noWrap/>
            <w:hideMark/>
            <w:tcPrChange w:id="1514" w:author="Teklesadik, Aklilu" w:date="2018-12-05T02:01:00Z">
              <w:tcPr>
                <w:tcW w:w="960" w:type="dxa"/>
                <w:noWrap/>
                <w:hideMark/>
              </w:tcPr>
            </w:tcPrChange>
          </w:tcPr>
          <w:p w14:paraId="00EBC467" w14:textId="77777777" w:rsidR="000D7DB4" w:rsidRPr="000D7DB4" w:rsidRDefault="000D7DB4" w:rsidP="000D7DB4">
            <w:pPr>
              <w:rPr>
                <w:ins w:id="1515" w:author="Teklesadik, Aklilu" w:date="2018-12-05T02:00:00Z"/>
              </w:rPr>
            </w:pPr>
            <w:ins w:id="1516" w:author="Teklesadik, Aklilu" w:date="2018-12-05T02:00:00Z">
              <w:r w:rsidRPr="000D7DB4">
                <w:t>26756.55</w:t>
              </w:r>
            </w:ins>
          </w:p>
        </w:tc>
        <w:tc>
          <w:tcPr>
            <w:tcW w:w="960" w:type="dxa"/>
            <w:noWrap/>
            <w:hideMark/>
            <w:tcPrChange w:id="1517" w:author="Teklesadik, Aklilu" w:date="2018-12-05T02:01:00Z">
              <w:tcPr>
                <w:tcW w:w="960" w:type="dxa"/>
                <w:noWrap/>
                <w:hideMark/>
              </w:tcPr>
            </w:tcPrChange>
          </w:tcPr>
          <w:p w14:paraId="6FDA4FC6" w14:textId="77777777" w:rsidR="000D7DB4" w:rsidRPr="000D7DB4" w:rsidRDefault="000D7DB4" w:rsidP="000D7DB4">
            <w:pPr>
              <w:rPr>
                <w:ins w:id="1518" w:author="Teklesadik, Aklilu" w:date="2018-12-05T02:00:00Z"/>
              </w:rPr>
            </w:pPr>
            <w:ins w:id="1519" w:author="Teklesadik, Aklilu" w:date="2018-12-05T02:00:00Z">
              <w:r w:rsidRPr="000D7DB4">
                <w:t>9</w:t>
              </w:r>
            </w:ins>
          </w:p>
        </w:tc>
      </w:tr>
      <w:tr w:rsidR="000D7DB4" w:rsidRPr="000D7DB4" w14:paraId="7667AC20" w14:textId="77777777" w:rsidTr="2EA27C94">
        <w:tblPrEx>
          <w:tblW w:w="0" w:type="auto"/>
          <w:tblPrExChange w:id="1520" w:author="Teklesadik, Aklilu" w:date="2018-12-05T02:01:00Z">
            <w:tblPrEx>
              <w:tblW w:w="0" w:type="auto"/>
            </w:tblPrEx>
          </w:tblPrExChange>
        </w:tblPrEx>
        <w:trPr>
          <w:trHeight w:val="288"/>
          <w:ins w:id="1521" w:author="Teklesadik, Aklilu" w:date="2018-12-05T02:00:00Z"/>
          <w:trPrChange w:id="1522" w:author="Teklesadik, Aklilu" w:date="2018-12-05T02:01:00Z">
            <w:trPr>
              <w:trHeight w:val="288"/>
            </w:trPr>
          </w:trPrChange>
        </w:trPr>
        <w:tc>
          <w:tcPr>
            <w:tcW w:w="960" w:type="dxa"/>
            <w:noWrap/>
            <w:hideMark/>
            <w:tcPrChange w:id="1523" w:author="Teklesadik, Aklilu" w:date="2018-12-05T02:01:00Z">
              <w:tcPr>
                <w:tcW w:w="960" w:type="dxa"/>
                <w:noWrap/>
                <w:hideMark/>
              </w:tcPr>
            </w:tcPrChange>
          </w:tcPr>
          <w:p w14:paraId="3C2397AD" w14:textId="77777777" w:rsidR="000D7DB4" w:rsidRPr="000D7DB4" w:rsidRDefault="000D7DB4" w:rsidP="000D7DB4">
            <w:pPr>
              <w:rPr>
                <w:ins w:id="1524" w:author="Teklesadik, Aklilu" w:date="2018-12-05T02:00:00Z"/>
              </w:rPr>
            </w:pPr>
            <w:ins w:id="1525" w:author="Teklesadik, Aklilu" w:date="2018-12-05T02:00:00Z">
              <w:r w:rsidRPr="000D7DB4">
                <w:t>2011</w:t>
              </w:r>
            </w:ins>
          </w:p>
        </w:tc>
        <w:tc>
          <w:tcPr>
            <w:tcW w:w="960" w:type="dxa"/>
            <w:noWrap/>
            <w:tcPrChange w:id="1526" w:author="Teklesadik, Aklilu" w:date="2018-12-05T02:01:00Z">
              <w:tcPr>
                <w:tcW w:w="960" w:type="dxa"/>
                <w:noWrap/>
              </w:tcPr>
            </w:tcPrChange>
          </w:tcPr>
          <w:p w14:paraId="3C7E9EC4" w14:textId="73EC3136" w:rsidR="000D7DB4" w:rsidRPr="000D7DB4" w:rsidRDefault="000D7DB4" w:rsidP="000D7DB4">
            <w:pPr>
              <w:rPr>
                <w:ins w:id="1527" w:author="Teklesadik, Aklilu" w:date="2018-12-05T02:00:00Z"/>
              </w:rPr>
            </w:pPr>
          </w:p>
        </w:tc>
        <w:tc>
          <w:tcPr>
            <w:tcW w:w="960" w:type="dxa"/>
            <w:noWrap/>
            <w:hideMark/>
            <w:tcPrChange w:id="1528" w:author="Teklesadik, Aklilu" w:date="2018-12-05T02:01:00Z">
              <w:tcPr>
                <w:tcW w:w="960" w:type="dxa"/>
                <w:noWrap/>
                <w:hideMark/>
              </w:tcPr>
            </w:tcPrChange>
          </w:tcPr>
          <w:p w14:paraId="609D93A7" w14:textId="77777777" w:rsidR="000D7DB4" w:rsidRPr="000D7DB4" w:rsidRDefault="000D7DB4" w:rsidP="000D7DB4">
            <w:pPr>
              <w:rPr>
                <w:ins w:id="1529" w:author="Teklesadik, Aklilu" w:date="2018-12-05T02:00:00Z"/>
              </w:rPr>
            </w:pPr>
            <w:ins w:id="1530" w:author="Teklesadik, Aklilu" w:date="2018-12-05T02:00:00Z">
              <w:r w:rsidRPr="000D7DB4">
                <w:t>26940.15</w:t>
              </w:r>
            </w:ins>
          </w:p>
        </w:tc>
        <w:tc>
          <w:tcPr>
            <w:tcW w:w="960" w:type="dxa"/>
            <w:noWrap/>
            <w:hideMark/>
            <w:tcPrChange w:id="1531" w:author="Teklesadik, Aklilu" w:date="2018-12-05T02:01:00Z">
              <w:tcPr>
                <w:tcW w:w="960" w:type="dxa"/>
                <w:noWrap/>
                <w:hideMark/>
              </w:tcPr>
            </w:tcPrChange>
          </w:tcPr>
          <w:p w14:paraId="18364E54" w14:textId="77777777" w:rsidR="000D7DB4" w:rsidRPr="000D7DB4" w:rsidRDefault="000D7DB4" w:rsidP="000D7DB4">
            <w:pPr>
              <w:rPr>
                <w:ins w:id="1532" w:author="Teklesadik, Aklilu" w:date="2018-12-05T02:00:00Z"/>
              </w:rPr>
            </w:pPr>
            <w:ins w:id="1533" w:author="Teklesadik, Aklilu" w:date="2018-12-05T02:00:00Z">
              <w:r w:rsidRPr="000D7DB4">
                <w:t>7.5</w:t>
              </w:r>
            </w:ins>
          </w:p>
        </w:tc>
      </w:tr>
      <w:tr w:rsidR="000D7DB4" w:rsidRPr="000D7DB4" w14:paraId="25994A3E" w14:textId="77777777" w:rsidTr="2EA27C94">
        <w:tblPrEx>
          <w:tblW w:w="0" w:type="auto"/>
          <w:tblPrExChange w:id="1534" w:author="Teklesadik, Aklilu" w:date="2018-12-05T02:01:00Z">
            <w:tblPrEx>
              <w:tblW w:w="0" w:type="auto"/>
            </w:tblPrEx>
          </w:tblPrExChange>
        </w:tblPrEx>
        <w:trPr>
          <w:trHeight w:val="288"/>
          <w:ins w:id="1535" w:author="Teklesadik, Aklilu" w:date="2018-12-05T02:00:00Z"/>
          <w:trPrChange w:id="1536" w:author="Teklesadik, Aklilu" w:date="2018-12-05T02:01:00Z">
            <w:trPr>
              <w:trHeight w:val="288"/>
            </w:trPr>
          </w:trPrChange>
        </w:trPr>
        <w:tc>
          <w:tcPr>
            <w:tcW w:w="960" w:type="dxa"/>
            <w:noWrap/>
            <w:hideMark/>
            <w:tcPrChange w:id="1537" w:author="Teklesadik, Aklilu" w:date="2018-12-05T02:01:00Z">
              <w:tcPr>
                <w:tcW w:w="960" w:type="dxa"/>
                <w:noWrap/>
                <w:hideMark/>
              </w:tcPr>
            </w:tcPrChange>
          </w:tcPr>
          <w:p w14:paraId="02435000" w14:textId="77777777" w:rsidR="000D7DB4" w:rsidRPr="000D7DB4" w:rsidRDefault="000D7DB4" w:rsidP="000D7DB4">
            <w:pPr>
              <w:rPr>
                <w:ins w:id="1538" w:author="Teklesadik, Aklilu" w:date="2018-12-05T02:00:00Z"/>
              </w:rPr>
            </w:pPr>
            <w:ins w:id="1539" w:author="Teklesadik, Aklilu" w:date="2018-12-05T02:00:00Z">
              <w:r w:rsidRPr="000D7DB4">
                <w:t>2012</w:t>
              </w:r>
            </w:ins>
          </w:p>
        </w:tc>
        <w:tc>
          <w:tcPr>
            <w:tcW w:w="960" w:type="dxa"/>
            <w:noWrap/>
            <w:tcPrChange w:id="1540" w:author="Teklesadik, Aklilu" w:date="2018-12-05T02:01:00Z">
              <w:tcPr>
                <w:tcW w:w="960" w:type="dxa"/>
                <w:noWrap/>
              </w:tcPr>
            </w:tcPrChange>
          </w:tcPr>
          <w:p w14:paraId="6B60B397" w14:textId="4728C859" w:rsidR="000D7DB4" w:rsidRPr="000D7DB4" w:rsidRDefault="000D7DB4" w:rsidP="000D7DB4">
            <w:pPr>
              <w:rPr>
                <w:ins w:id="1541" w:author="Teklesadik, Aklilu" w:date="2018-12-05T02:00:00Z"/>
              </w:rPr>
            </w:pPr>
          </w:p>
        </w:tc>
        <w:tc>
          <w:tcPr>
            <w:tcW w:w="960" w:type="dxa"/>
            <w:noWrap/>
            <w:hideMark/>
            <w:tcPrChange w:id="1542" w:author="Teklesadik, Aklilu" w:date="2018-12-05T02:01:00Z">
              <w:tcPr>
                <w:tcW w:w="960" w:type="dxa"/>
                <w:noWrap/>
                <w:hideMark/>
              </w:tcPr>
            </w:tcPrChange>
          </w:tcPr>
          <w:p w14:paraId="77D68C69" w14:textId="77777777" w:rsidR="000D7DB4" w:rsidRPr="000D7DB4" w:rsidRDefault="000D7DB4" w:rsidP="000D7DB4">
            <w:pPr>
              <w:rPr>
                <w:ins w:id="1543" w:author="Teklesadik, Aklilu" w:date="2018-12-05T02:00:00Z"/>
              </w:rPr>
            </w:pPr>
            <w:ins w:id="1544" w:author="Teklesadik, Aklilu" w:date="2018-12-05T02:00:00Z">
              <w:r w:rsidRPr="000D7DB4">
                <w:t>26940.15</w:t>
              </w:r>
            </w:ins>
          </w:p>
        </w:tc>
        <w:tc>
          <w:tcPr>
            <w:tcW w:w="960" w:type="dxa"/>
            <w:noWrap/>
            <w:hideMark/>
            <w:tcPrChange w:id="1545" w:author="Teklesadik, Aklilu" w:date="2018-12-05T02:01:00Z">
              <w:tcPr>
                <w:tcW w:w="960" w:type="dxa"/>
                <w:noWrap/>
                <w:hideMark/>
              </w:tcPr>
            </w:tcPrChange>
          </w:tcPr>
          <w:p w14:paraId="7CD57FEB" w14:textId="77777777" w:rsidR="000D7DB4" w:rsidRPr="000D7DB4" w:rsidRDefault="000D7DB4" w:rsidP="000D7DB4">
            <w:pPr>
              <w:rPr>
                <w:ins w:id="1546" w:author="Teklesadik, Aklilu" w:date="2018-12-05T02:00:00Z"/>
              </w:rPr>
            </w:pPr>
            <w:ins w:id="1547" w:author="Teklesadik, Aklilu" w:date="2018-12-05T02:00:00Z">
              <w:r w:rsidRPr="000D7DB4">
                <w:t>7.5</w:t>
              </w:r>
            </w:ins>
          </w:p>
        </w:tc>
      </w:tr>
      <w:tr w:rsidR="000D7DB4" w:rsidRPr="000D7DB4" w14:paraId="0D4EA0DD" w14:textId="77777777" w:rsidTr="2EA27C94">
        <w:tblPrEx>
          <w:tblW w:w="0" w:type="auto"/>
          <w:tblPrExChange w:id="1548" w:author="Teklesadik, Aklilu" w:date="2018-12-05T02:01:00Z">
            <w:tblPrEx>
              <w:tblW w:w="0" w:type="auto"/>
            </w:tblPrEx>
          </w:tblPrExChange>
        </w:tblPrEx>
        <w:trPr>
          <w:trHeight w:val="288"/>
          <w:ins w:id="1549" w:author="Teklesadik, Aklilu" w:date="2018-12-05T02:00:00Z"/>
          <w:trPrChange w:id="1550" w:author="Teklesadik, Aklilu" w:date="2018-12-05T02:01:00Z">
            <w:trPr>
              <w:trHeight w:val="288"/>
            </w:trPr>
          </w:trPrChange>
        </w:trPr>
        <w:tc>
          <w:tcPr>
            <w:tcW w:w="960" w:type="dxa"/>
            <w:noWrap/>
            <w:hideMark/>
            <w:tcPrChange w:id="1551" w:author="Teklesadik, Aklilu" w:date="2018-12-05T02:01:00Z">
              <w:tcPr>
                <w:tcW w:w="960" w:type="dxa"/>
                <w:noWrap/>
                <w:hideMark/>
              </w:tcPr>
            </w:tcPrChange>
          </w:tcPr>
          <w:p w14:paraId="04C1E759" w14:textId="77777777" w:rsidR="000D7DB4" w:rsidRPr="000D7DB4" w:rsidRDefault="000D7DB4" w:rsidP="000D7DB4">
            <w:pPr>
              <w:rPr>
                <w:ins w:id="1552" w:author="Teklesadik, Aklilu" w:date="2018-12-05T02:00:00Z"/>
              </w:rPr>
            </w:pPr>
            <w:ins w:id="1553" w:author="Teklesadik, Aklilu" w:date="2018-12-05T02:00:00Z">
              <w:r w:rsidRPr="000D7DB4">
                <w:t>2013</w:t>
              </w:r>
            </w:ins>
          </w:p>
        </w:tc>
        <w:tc>
          <w:tcPr>
            <w:tcW w:w="960" w:type="dxa"/>
            <w:noWrap/>
            <w:tcPrChange w:id="1554" w:author="Teklesadik, Aklilu" w:date="2018-12-05T02:01:00Z">
              <w:tcPr>
                <w:tcW w:w="960" w:type="dxa"/>
                <w:noWrap/>
              </w:tcPr>
            </w:tcPrChange>
          </w:tcPr>
          <w:p w14:paraId="1DD4E500" w14:textId="029ACF2F" w:rsidR="000D7DB4" w:rsidRPr="000D7DB4" w:rsidRDefault="000D7DB4" w:rsidP="000D7DB4">
            <w:pPr>
              <w:rPr>
                <w:ins w:id="1555" w:author="Teklesadik, Aklilu" w:date="2018-12-05T02:00:00Z"/>
              </w:rPr>
            </w:pPr>
          </w:p>
        </w:tc>
        <w:tc>
          <w:tcPr>
            <w:tcW w:w="960" w:type="dxa"/>
            <w:noWrap/>
            <w:hideMark/>
            <w:tcPrChange w:id="1556" w:author="Teklesadik, Aklilu" w:date="2018-12-05T02:01:00Z">
              <w:tcPr>
                <w:tcW w:w="960" w:type="dxa"/>
                <w:noWrap/>
                <w:hideMark/>
              </w:tcPr>
            </w:tcPrChange>
          </w:tcPr>
          <w:p w14:paraId="0B61F62A" w14:textId="77777777" w:rsidR="000D7DB4" w:rsidRPr="000D7DB4" w:rsidRDefault="000D7DB4" w:rsidP="000D7DB4">
            <w:pPr>
              <w:rPr>
                <w:ins w:id="1557" w:author="Teklesadik, Aklilu" w:date="2018-12-05T02:00:00Z"/>
              </w:rPr>
            </w:pPr>
            <w:ins w:id="1558" w:author="Teklesadik, Aklilu" w:date="2018-12-05T02:00:00Z">
              <w:r w:rsidRPr="000D7DB4">
                <w:t>27838.35</w:t>
              </w:r>
            </w:ins>
          </w:p>
        </w:tc>
        <w:tc>
          <w:tcPr>
            <w:tcW w:w="960" w:type="dxa"/>
            <w:noWrap/>
            <w:hideMark/>
            <w:tcPrChange w:id="1559" w:author="Teklesadik, Aklilu" w:date="2018-12-05T02:01:00Z">
              <w:tcPr>
                <w:tcW w:w="960" w:type="dxa"/>
                <w:noWrap/>
                <w:hideMark/>
              </w:tcPr>
            </w:tcPrChange>
          </w:tcPr>
          <w:p w14:paraId="482D4F79" w14:textId="77777777" w:rsidR="000D7DB4" w:rsidRPr="000D7DB4" w:rsidRDefault="000D7DB4" w:rsidP="000D7DB4">
            <w:pPr>
              <w:rPr>
                <w:ins w:id="1560" w:author="Teklesadik, Aklilu" w:date="2018-12-05T02:00:00Z"/>
              </w:rPr>
            </w:pPr>
            <w:ins w:id="1561" w:author="Teklesadik, Aklilu" w:date="2018-12-05T02:00:00Z">
              <w:r w:rsidRPr="000D7DB4">
                <w:t>5</w:t>
              </w:r>
            </w:ins>
          </w:p>
        </w:tc>
      </w:tr>
      <w:tr w:rsidR="000D7DB4" w:rsidRPr="000D7DB4" w14:paraId="77ECFB43" w14:textId="77777777" w:rsidTr="2EA27C94">
        <w:tblPrEx>
          <w:tblW w:w="0" w:type="auto"/>
          <w:tblPrExChange w:id="1562" w:author="Teklesadik, Aklilu" w:date="2018-12-05T02:01:00Z">
            <w:tblPrEx>
              <w:tblW w:w="0" w:type="auto"/>
            </w:tblPrEx>
          </w:tblPrExChange>
        </w:tblPrEx>
        <w:trPr>
          <w:trHeight w:val="288"/>
          <w:ins w:id="1563" w:author="Teklesadik, Aklilu" w:date="2018-12-05T02:00:00Z"/>
          <w:trPrChange w:id="1564" w:author="Teklesadik, Aklilu" w:date="2018-12-05T02:01:00Z">
            <w:trPr>
              <w:trHeight w:val="288"/>
            </w:trPr>
          </w:trPrChange>
        </w:trPr>
        <w:tc>
          <w:tcPr>
            <w:tcW w:w="960" w:type="dxa"/>
            <w:noWrap/>
            <w:hideMark/>
            <w:tcPrChange w:id="1565" w:author="Teklesadik, Aklilu" w:date="2018-12-05T02:01:00Z">
              <w:tcPr>
                <w:tcW w:w="960" w:type="dxa"/>
                <w:noWrap/>
                <w:hideMark/>
              </w:tcPr>
            </w:tcPrChange>
          </w:tcPr>
          <w:p w14:paraId="1C7DF1D7" w14:textId="77777777" w:rsidR="000D7DB4" w:rsidRPr="000D7DB4" w:rsidRDefault="000D7DB4" w:rsidP="000D7DB4">
            <w:pPr>
              <w:rPr>
                <w:ins w:id="1566" w:author="Teklesadik, Aklilu" w:date="2018-12-05T02:00:00Z"/>
              </w:rPr>
            </w:pPr>
            <w:ins w:id="1567" w:author="Teklesadik, Aklilu" w:date="2018-12-05T02:00:00Z">
              <w:r w:rsidRPr="000D7DB4">
                <w:t>2014</w:t>
              </w:r>
            </w:ins>
          </w:p>
        </w:tc>
        <w:tc>
          <w:tcPr>
            <w:tcW w:w="960" w:type="dxa"/>
            <w:noWrap/>
            <w:tcPrChange w:id="1568" w:author="Teklesadik, Aklilu" w:date="2018-12-05T02:01:00Z">
              <w:tcPr>
                <w:tcW w:w="960" w:type="dxa"/>
                <w:noWrap/>
              </w:tcPr>
            </w:tcPrChange>
          </w:tcPr>
          <w:p w14:paraId="26B37762" w14:textId="080AF12E" w:rsidR="000D7DB4" w:rsidRPr="000D7DB4" w:rsidRDefault="000D7DB4" w:rsidP="000D7DB4">
            <w:pPr>
              <w:rPr>
                <w:ins w:id="1569" w:author="Teklesadik, Aklilu" w:date="2018-12-05T02:00:00Z"/>
              </w:rPr>
            </w:pPr>
          </w:p>
        </w:tc>
        <w:tc>
          <w:tcPr>
            <w:tcW w:w="960" w:type="dxa"/>
            <w:noWrap/>
            <w:hideMark/>
            <w:tcPrChange w:id="1570" w:author="Teklesadik, Aklilu" w:date="2018-12-05T02:01:00Z">
              <w:tcPr>
                <w:tcW w:w="960" w:type="dxa"/>
                <w:noWrap/>
                <w:hideMark/>
              </w:tcPr>
            </w:tcPrChange>
          </w:tcPr>
          <w:p w14:paraId="4DF7BFDF" w14:textId="77777777" w:rsidR="000D7DB4" w:rsidRPr="000D7DB4" w:rsidRDefault="000D7DB4" w:rsidP="000D7DB4">
            <w:pPr>
              <w:rPr>
                <w:ins w:id="1571" w:author="Teklesadik, Aklilu" w:date="2018-12-05T02:00:00Z"/>
              </w:rPr>
            </w:pPr>
            <w:ins w:id="1572" w:author="Teklesadik, Aklilu" w:date="2018-12-05T02:00:00Z">
              <w:r w:rsidRPr="000D7DB4">
                <w:t>29757.24</w:t>
              </w:r>
            </w:ins>
          </w:p>
        </w:tc>
        <w:tc>
          <w:tcPr>
            <w:tcW w:w="960" w:type="dxa"/>
            <w:noWrap/>
            <w:hideMark/>
            <w:tcPrChange w:id="1573" w:author="Teklesadik, Aklilu" w:date="2018-12-05T02:01:00Z">
              <w:tcPr>
                <w:tcW w:w="960" w:type="dxa"/>
                <w:noWrap/>
                <w:hideMark/>
              </w:tcPr>
            </w:tcPrChange>
          </w:tcPr>
          <w:p w14:paraId="34889C9D" w14:textId="77777777" w:rsidR="000D7DB4" w:rsidRPr="000D7DB4" w:rsidRDefault="000D7DB4" w:rsidP="000D7DB4">
            <w:pPr>
              <w:rPr>
                <w:ins w:id="1574" w:author="Teklesadik, Aklilu" w:date="2018-12-05T02:00:00Z"/>
              </w:rPr>
            </w:pPr>
            <w:ins w:id="1575" w:author="Teklesadik, Aklilu" w:date="2018-12-05T02:00:00Z">
              <w:r w:rsidRPr="000D7DB4">
                <w:t>1</w:t>
              </w:r>
            </w:ins>
          </w:p>
        </w:tc>
      </w:tr>
      <w:tr w:rsidR="000D7DB4" w:rsidRPr="000D7DB4" w14:paraId="26F245A5" w14:textId="77777777" w:rsidTr="2EA27C94">
        <w:tblPrEx>
          <w:tblW w:w="0" w:type="auto"/>
          <w:tblPrExChange w:id="1576" w:author="Teklesadik, Aklilu" w:date="2018-12-05T02:01:00Z">
            <w:tblPrEx>
              <w:tblW w:w="0" w:type="auto"/>
            </w:tblPrEx>
          </w:tblPrExChange>
        </w:tblPrEx>
        <w:trPr>
          <w:trHeight w:val="288"/>
          <w:ins w:id="1577" w:author="Teklesadik, Aklilu" w:date="2018-12-05T02:00:00Z"/>
          <w:trPrChange w:id="1578" w:author="Teklesadik, Aklilu" w:date="2018-12-05T02:01:00Z">
            <w:trPr>
              <w:trHeight w:val="288"/>
            </w:trPr>
          </w:trPrChange>
        </w:trPr>
        <w:tc>
          <w:tcPr>
            <w:tcW w:w="960" w:type="dxa"/>
            <w:noWrap/>
            <w:hideMark/>
            <w:tcPrChange w:id="1579" w:author="Teklesadik, Aklilu" w:date="2018-12-05T02:01:00Z">
              <w:tcPr>
                <w:tcW w:w="960" w:type="dxa"/>
                <w:noWrap/>
                <w:hideMark/>
              </w:tcPr>
            </w:tcPrChange>
          </w:tcPr>
          <w:p w14:paraId="59703D70" w14:textId="77777777" w:rsidR="000D7DB4" w:rsidRPr="000D7DB4" w:rsidRDefault="000D7DB4" w:rsidP="000D7DB4">
            <w:pPr>
              <w:rPr>
                <w:ins w:id="1580" w:author="Teklesadik, Aklilu" w:date="2018-12-05T02:00:00Z"/>
              </w:rPr>
            </w:pPr>
            <w:ins w:id="1581" w:author="Teklesadik, Aklilu" w:date="2018-12-05T02:00:00Z">
              <w:r w:rsidRPr="000D7DB4">
                <w:t>2015</w:t>
              </w:r>
            </w:ins>
          </w:p>
        </w:tc>
        <w:tc>
          <w:tcPr>
            <w:tcW w:w="960" w:type="dxa"/>
            <w:noWrap/>
            <w:tcPrChange w:id="1582" w:author="Teklesadik, Aklilu" w:date="2018-12-05T02:01:00Z">
              <w:tcPr>
                <w:tcW w:w="960" w:type="dxa"/>
                <w:noWrap/>
              </w:tcPr>
            </w:tcPrChange>
          </w:tcPr>
          <w:p w14:paraId="41F1D485" w14:textId="3451FE18" w:rsidR="000D7DB4" w:rsidRPr="000D7DB4" w:rsidRDefault="000D7DB4" w:rsidP="000D7DB4">
            <w:pPr>
              <w:rPr>
                <w:ins w:id="1583" w:author="Teklesadik, Aklilu" w:date="2018-12-05T02:00:00Z"/>
              </w:rPr>
            </w:pPr>
          </w:p>
        </w:tc>
        <w:tc>
          <w:tcPr>
            <w:tcW w:w="960" w:type="dxa"/>
            <w:noWrap/>
            <w:hideMark/>
            <w:tcPrChange w:id="1584" w:author="Teklesadik, Aklilu" w:date="2018-12-05T02:01:00Z">
              <w:tcPr>
                <w:tcW w:w="960" w:type="dxa"/>
                <w:noWrap/>
                <w:hideMark/>
              </w:tcPr>
            </w:tcPrChange>
          </w:tcPr>
          <w:p w14:paraId="7572BC31" w14:textId="77777777" w:rsidR="000D7DB4" w:rsidRPr="000D7DB4" w:rsidRDefault="000D7DB4" w:rsidP="000D7DB4">
            <w:pPr>
              <w:rPr>
                <w:ins w:id="1585" w:author="Teklesadik, Aklilu" w:date="2018-12-05T02:00:00Z"/>
              </w:rPr>
            </w:pPr>
            <w:ins w:id="1586" w:author="Teklesadik, Aklilu" w:date="2018-12-05T02:00:00Z">
              <w:r w:rsidRPr="000D7DB4">
                <w:t>24266.7</w:t>
              </w:r>
            </w:ins>
          </w:p>
        </w:tc>
        <w:tc>
          <w:tcPr>
            <w:tcW w:w="960" w:type="dxa"/>
            <w:noWrap/>
            <w:hideMark/>
            <w:tcPrChange w:id="1587" w:author="Teklesadik, Aklilu" w:date="2018-12-05T02:01:00Z">
              <w:tcPr>
                <w:tcW w:w="960" w:type="dxa"/>
                <w:noWrap/>
                <w:hideMark/>
              </w:tcPr>
            </w:tcPrChange>
          </w:tcPr>
          <w:p w14:paraId="4DAAA7C0" w14:textId="77777777" w:rsidR="000D7DB4" w:rsidRPr="000D7DB4" w:rsidRDefault="000D7DB4" w:rsidP="000D7DB4">
            <w:pPr>
              <w:rPr>
                <w:ins w:id="1588" w:author="Teklesadik, Aklilu" w:date="2018-12-05T02:00:00Z"/>
              </w:rPr>
            </w:pPr>
            <w:ins w:id="1589" w:author="Teklesadik, Aklilu" w:date="2018-12-05T02:00:00Z">
              <w:r w:rsidRPr="000D7DB4">
                <w:t>12</w:t>
              </w:r>
            </w:ins>
          </w:p>
        </w:tc>
      </w:tr>
    </w:tbl>
    <w:p w14:paraId="791530C1" w14:textId="18B398E6" w:rsidR="5FF4A24A" w:rsidRDefault="5FF4A24A">
      <w:pPr>
        <w:rPr>
          <w:ins w:id="1590" w:author="Teklesadik, Aklilu" w:date="2018-12-05T02:01:00Z"/>
        </w:rPr>
      </w:pPr>
    </w:p>
    <w:p w14:paraId="3CFD7610" w14:textId="51E1784F" w:rsidR="000D7DB4" w:rsidRDefault="000D7DB4">
      <w:ins w:id="1591" w:author="Teklesadik, Aklilu" w:date="2018-12-05T02:02:00Z">
        <w:r>
          <w:rPr>
            <w:noProof/>
          </w:rPr>
          <w:drawing>
            <wp:inline distT="0" distB="0" distL="0" distR="0" wp14:anchorId="30FCF314" wp14:editId="003D7C98">
              <wp:extent cx="6054090" cy="297497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4090" cy="2974975"/>
                      </a:xfrm>
                      <a:prstGeom prst="rect">
                        <a:avLst/>
                      </a:prstGeom>
                      <a:noFill/>
                    </pic:spPr>
                  </pic:pic>
                </a:graphicData>
              </a:graphic>
            </wp:inline>
          </w:drawing>
        </w:r>
      </w:ins>
    </w:p>
    <w:p w14:paraId="17D19B31" w14:textId="39307EF7" w:rsidR="3E4AA9E5" w:rsidRDefault="7311210E" w:rsidP="2EA27C94">
      <w:pPr>
        <w:rPr>
          <w:ins w:id="1592" w:author="Giodini, Stefania" w:date="2018-11-29T11:03:00Z"/>
        </w:rPr>
      </w:pPr>
      <w:ins w:id="1593" w:author="Giodini, Stefania" w:date="2018-11-29T01:51:00Z">
        <w:r w:rsidRPr="29B8CC29">
          <w:t xml:space="preserve"> </w:t>
        </w:r>
      </w:ins>
      <w:ins w:id="1594" w:author="Giodini, Stefania" w:date="2018-11-29T02:00:00Z">
        <w:r w:rsidR="68D84343" w:rsidRPr="68D84343">
          <w:t xml:space="preserve">We use this data to validate the historical events identified by the reports. </w:t>
        </w:r>
      </w:ins>
    </w:p>
    <w:p w14:paraId="0967BF07" w14:textId="77777777" w:rsidR="003208C1" w:rsidRDefault="003208C1">
      <w:pPr>
        <w:rPr>
          <w:ins w:id="1595" w:author="Giodini, Stefania" w:date="2018-11-29T02:00:00Z"/>
        </w:rPr>
      </w:pPr>
    </w:p>
    <w:p w14:paraId="3AB4DF0A" w14:textId="45471CF1" w:rsidR="00884251" w:rsidRDefault="00884251">
      <w:pPr>
        <w:pStyle w:val="Bijschrift"/>
        <w:keepNext/>
        <w:rPr>
          <w:ins w:id="1596" w:author="Giodini, Stefania" w:date="2018-11-29T11:04:00Z"/>
        </w:rPr>
        <w:pPrChange w:id="1597" w:author="Giodini, Stefania" w:date="2018-11-29T11:04:00Z">
          <w:pPr/>
        </w:pPrChange>
      </w:pPr>
      <w:ins w:id="1598" w:author="Giodini, Stefania" w:date="2018-11-29T11:04:00Z">
        <w:r>
          <w:lastRenderedPageBreak/>
          <w:t xml:space="preserve">Table </w:t>
        </w:r>
        <w:r>
          <w:fldChar w:fldCharType="begin"/>
        </w:r>
        <w:r>
          <w:instrText xml:space="preserve"> SEQ Table \* ARABIC </w:instrText>
        </w:r>
      </w:ins>
      <w:r>
        <w:fldChar w:fldCharType="separate"/>
      </w:r>
      <w:ins w:id="1599" w:author="Homberg van den, Marc" w:date="2018-12-06T12:26:00Z">
        <w:r w:rsidR="00866E41">
          <w:rPr>
            <w:noProof/>
          </w:rPr>
          <w:t>3</w:t>
        </w:r>
      </w:ins>
      <w:ins w:id="1600" w:author="Giodini, Stefania" w:date="2018-11-29T11:04:00Z">
        <w:del w:id="1601" w:author="Homberg van den, Marc" w:date="2018-12-06T12:26:00Z">
          <w:r w:rsidDel="00866E41">
            <w:rPr>
              <w:noProof/>
            </w:rPr>
            <w:delText>2</w:delText>
          </w:r>
        </w:del>
        <w:r>
          <w:fldChar w:fldCharType="end"/>
        </w:r>
        <w:r>
          <w:t xml:space="preserve"> Magnitude of flood e</w:t>
        </w:r>
      </w:ins>
      <w:ins w:id="1602" w:author="Giodini, Stefania" w:date="2018-11-29T11:05:00Z">
        <w:r>
          <w:t xml:space="preserve">xtent for the Zambesi River </w:t>
        </w:r>
        <w:r w:rsidR="0079612B">
          <w:t xml:space="preserve">flood </w:t>
        </w:r>
        <w:commentRangeStart w:id="1603"/>
        <w:r w:rsidR="0079612B">
          <w:t>plane</w:t>
        </w:r>
      </w:ins>
      <w:commentRangeEnd w:id="1603"/>
      <w:r w:rsidR="00D030BC">
        <w:rPr>
          <w:rStyle w:val="Verwijzingopmerking"/>
          <w:i w:val="0"/>
          <w:iCs w:val="0"/>
          <w:color w:val="auto"/>
        </w:rPr>
        <w:commentReference w:id="1603"/>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Change w:id="1604" w:author="Giodini, Stefania" w:date="2018-11-29T1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PrChange>
      </w:tblPr>
      <w:tblGrid>
        <w:gridCol w:w="4536"/>
        <w:gridCol w:w="4536"/>
        <w:tblGridChange w:id="1605">
          <w:tblGrid>
            <w:gridCol w:w="5"/>
            <w:gridCol w:w="4531"/>
            <w:gridCol w:w="5"/>
            <w:gridCol w:w="4531"/>
            <w:gridCol w:w="5"/>
          </w:tblGrid>
        </w:tblGridChange>
      </w:tblGrid>
      <w:tr w:rsidR="008732A9" w14:paraId="6EB19BAA" w14:textId="77777777" w:rsidTr="2EA27C94">
        <w:trPr>
          <w:ins w:id="1606" w:author="Giodini, Stefania" w:date="2018-11-29T11:04:00Z"/>
          <w:trPrChange w:id="1607" w:author="Giodini, Stefania" w:date="2018-11-29T11:04:00Z">
            <w:trPr>
              <w:gridBefore w:val="1"/>
            </w:trPr>
          </w:trPrChange>
        </w:trPr>
        <w:tc>
          <w:tcPr>
            <w:tcW w:w="4536" w:type="dxa"/>
            <w:tcPrChange w:id="1608" w:author="Giodini, Stefania" w:date="2018-11-29T11:04:00Z">
              <w:tcPr>
                <w:tcW w:w="4536" w:type="dxa"/>
                <w:gridSpan w:val="2"/>
              </w:tcPr>
            </w:tcPrChange>
          </w:tcPr>
          <w:p w14:paraId="6BBEFE58" w14:textId="4C131CE0" w:rsidR="008732A9" w:rsidRDefault="00884251" w:rsidP="2EA27C94">
            <w:pPr>
              <w:rPr>
                <w:ins w:id="1609" w:author="Giodini, Stefania" w:date="2018-11-29T11:04:00Z"/>
              </w:rPr>
            </w:pPr>
            <w:ins w:id="1610" w:author="Giodini, Stefania" w:date="2018-11-29T11:04:00Z">
              <w:r>
                <w:t>YEARS</w:t>
              </w:r>
            </w:ins>
          </w:p>
        </w:tc>
        <w:tc>
          <w:tcPr>
            <w:tcW w:w="4536" w:type="dxa"/>
            <w:tcPrChange w:id="1611" w:author="Giodini, Stefania" w:date="2018-11-29T11:04:00Z">
              <w:tcPr>
                <w:tcW w:w="4536" w:type="dxa"/>
                <w:gridSpan w:val="2"/>
              </w:tcPr>
            </w:tcPrChange>
          </w:tcPr>
          <w:p w14:paraId="19305821" w14:textId="6087D29C" w:rsidR="008732A9" w:rsidRDefault="00884251" w:rsidP="2EA27C94">
            <w:pPr>
              <w:rPr>
                <w:ins w:id="1612" w:author="Giodini, Stefania" w:date="2018-11-29T11:04:00Z"/>
              </w:rPr>
            </w:pPr>
            <w:ins w:id="1613" w:author="Giodini, Stefania" w:date="2018-11-29T11:04:00Z">
              <w:r>
                <w:t xml:space="preserve">MAGNITUDE OF </w:t>
              </w:r>
            </w:ins>
            <w:ins w:id="1614" w:author="Giodini, Stefania" w:date="2018-11-29T11:08:00Z">
              <w:r w:rsidR="00F5180F">
                <w:t>FLOOD EXTENT</w:t>
              </w:r>
            </w:ins>
          </w:p>
        </w:tc>
      </w:tr>
      <w:tr w:rsidR="29B8CC29" w14:paraId="298EA3EE" w14:textId="77777777" w:rsidTr="2EA27C94">
        <w:tblPrEx>
          <w:tblPrExChange w:id="1615"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16" w:author="Giodini, Stefania" w:date="2018-11-29T02:02:00Z"/>
          <w:trPrChange w:id="1617" w:author="Giodini, Stefania" w:date="2018-11-29T11:04:00Z">
            <w:trPr>
              <w:gridAfter w:val="0"/>
            </w:trPr>
          </w:trPrChange>
        </w:trPr>
        <w:tc>
          <w:tcPr>
            <w:tcW w:w="4536" w:type="dxa"/>
            <w:tcPrChange w:id="1618" w:author="Giodini, Stefania" w:date="2018-11-29T11:04:00Z">
              <w:tcPr>
                <w:tcW w:w="4536" w:type="dxa"/>
                <w:gridSpan w:val="2"/>
              </w:tcPr>
            </w:tcPrChange>
          </w:tcPr>
          <w:p w14:paraId="4CFE714C" w14:textId="37F8B8E4" w:rsidR="29B8CC29" w:rsidRDefault="29B8CC29">
            <w:pPr>
              <w:rPr>
                <w:ins w:id="1619" w:author="Giodini, Stefania" w:date="2018-11-29T02:02:00Z"/>
              </w:rPr>
            </w:pPr>
            <w:ins w:id="1620" w:author="Giodini, Stefania" w:date="2018-11-29T02:02:00Z">
              <w:r>
                <w:t>2003</w:t>
              </w:r>
            </w:ins>
          </w:p>
        </w:tc>
        <w:tc>
          <w:tcPr>
            <w:tcW w:w="4536" w:type="dxa"/>
            <w:tcPrChange w:id="1621" w:author="Giodini, Stefania" w:date="2018-11-29T11:04:00Z">
              <w:tcPr>
                <w:tcW w:w="4536" w:type="dxa"/>
                <w:gridSpan w:val="2"/>
              </w:tcPr>
            </w:tcPrChange>
          </w:tcPr>
          <w:p w14:paraId="671862F4" w14:textId="436AAD27" w:rsidR="29B8CC29" w:rsidRDefault="29B8CC29">
            <w:pPr>
              <w:rPr>
                <w:ins w:id="1622" w:author="Giodini, Stefania" w:date="2018-11-29T02:02:00Z"/>
              </w:rPr>
            </w:pPr>
            <w:ins w:id="1623" w:author="Giodini, Stefania" w:date="2018-11-29T02:02:00Z">
              <w:r>
                <w:t>4</w:t>
              </w:r>
            </w:ins>
          </w:p>
        </w:tc>
      </w:tr>
      <w:tr w:rsidR="29B8CC29" w14:paraId="239E5A06" w14:textId="77777777" w:rsidTr="2EA27C94">
        <w:tblPrEx>
          <w:tblPrExChange w:id="1624"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25" w:author="Giodini, Stefania" w:date="2018-11-29T02:02:00Z"/>
          <w:trPrChange w:id="1626" w:author="Giodini, Stefania" w:date="2018-11-29T11:04:00Z">
            <w:trPr>
              <w:gridAfter w:val="0"/>
            </w:trPr>
          </w:trPrChange>
        </w:trPr>
        <w:tc>
          <w:tcPr>
            <w:tcW w:w="4536" w:type="dxa"/>
            <w:tcPrChange w:id="1627" w:author="Giodini, Stefania" w:date="2018-11-29T11:04:00Z">
              <w:tcPr>
                <w:tcW w:w="4536" w:type="dxa"/>
                <w:gridSpan w:val="2"/>
              </w:tcPr>
            </w:tcPrChange>
          </w:tcPr>
          <w:p w14:paraId="3FE72841" w14:textId="25FAE98F" w:rsidR="29B8CC29" w:rsidRDefault="29B8CC29">
            <w:pPr>
              <w:rPr>
                <w:ins w:id="1628" w:author="Giodini, Stefania" w:date="2018-11-29T02:02:00Z"/>
              </w:rPr>
            </w:pPr>
            <w:ins w:id="1629" w:author="Giodini, Stefania" w:date="2018-11-29T02:02:00Z">
              <w:r>
                <w:t>2004</w:t>
              </w:r>
            </w:ins>
          </w:p>
        </w:tc>
        <w:tc>
          <w:tcPr>
            <w:tcW w:w="4536" w:type="dxa"/>
            <w:tcPrChange w:id="1630" w:author="Giodini, Stefania" w:date="2018-11-29T11:04:00Z">
              <w:tcPr>
                <w:tcW w:w="4536" w:type="dxa"/>
                <w:gridSpan w:val="2"/>
              </w:tcPr>
            </w:tcPrChange>
          </w:tcPr>
          <w:p w14:paraId="229A80CC" w14:textId="32C3B67E" w:rsidR="29B8CC29" w:rsidRDefault="29B8CC29">
            <w:pPr>
              <w:rPr>
                <w:ins w:id="1631" w:author="Giodini, Stefania" w:date="2018-11-29T02:02:00Z"/>
              </w:rPr>
            </w:pPr>
            <w:ins w:id="1632" w:author="Giodini, Stefania" w:date="2018-11-29T02:02:00Z">
              <w:r>
                <w:t>7</w:t>
              </w:r>
            </w:ins>
          </w:p>
        </w:tc>
      </w:tr>
      <w:tr w:rsidR="29B8CC29" w14:paraId="5798D5C1" w14:textId="77777777" w:rsidTr="2EA27C94">
        <w:tblPrEx>
          <w:tblPrExChange w:id="1633"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34" w:author="Giodini, Stefania" w:date="2018-11-29T02:02:00Z"/>
          <w:trPrChange w:id="1635" w:author="Giodini, Stefania" w:date="2018-11-29T11:04:00Z">
            <w:trPr>
              <w:gridAfter w:val="0"/>
            </w:trPr>
          </w:trPrChange>
        </w:trPr>
        <w:tc>
          <w:tcPr>
            <w:tcW w:w="4536" w:type="dxa"/>
            <w:tcPrChange w:id="1636" w:author="Giodini, Stefania" w:date="2018-11-29T11:04:00Z">
              <w:tcPr>
                <w:tcW w:w="4536" w:type="dxa"/>
                <w:gridSpan w:val="2"/>
              </w:tcPr>
            </w:tcPrChange>
          </w:tcPr>
          <w:p w14:paraId="1EA676A1" w14:textId="42EB4A2C" w:rsidR="29B8CC29" w:rsidRDefault="29B8CC29">
            <w:pPr>
              <w:rPr>
                <w:ins w:id="1637" w:author="Giodini, Stefania" w:date="2018-11-29T02:02:00Z"/>
              </w:rPr>
            </w:pPr>
            <w:ins w:id="1638" w:author="Giodini, Stefania" w:date="2018-11-29T02:02:00Z">
              <w:r>
                <w:t>2005</w:t>
              </w:r>
            </w:ins>
          </w:p>
        </w:tc>
        <w:tc>
          <w:tcPr>
            <w:tcW w:w="4536" w:type="dxa"/>
            <w:tcPrChange w:id="1639" w:author="Giodini, Stefania" w:date="2018-11-29T11:04:00Z">
              <w:tcPr>
                <w:tcW w:w="4536" w:type="dxa"/>
                <w:gridSpan w:val="2"/>
              </w:tcPr>
            </w:tcPrChange>
          </w:tcPr>
          <w:p w14:paraId="50189A68" w14:textId="1F620182" w:rsidR="29B8CC29" w:rsidRDefault="29B8CC29">
            <w:pPr>
              <w:rPr>
                <w:ins w:id="1640" w:author="Giodini, Stefania" w:date="2018-11-29T02:02:00Z"/>
              </w:rPr>
            </w:pPr>
            <w:ins w:id="1641" w:author="Giodini, Stefania" w:date="2018-11-29T02:02:00Z">
              <w:r>
                <w:t>2</w:t>
              </w:r>
            </w:ins>
          </w:p>
        </w:tc>
      </w:tr>
      <w:tr w:rsidR="29B8CC29" w14:paraId="1C49654D" w14:textId="77777777" w:rsidTr="2EA27C94">
        <w:tblPrEx>
          <w:tblPrExChange w:id="1642"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43" w:author="Giodini, Stefania" w:date="2018-11-29T02:02:00Z"/>
          <w:trPrChange w:id="1644" w:author="Giodini, Stefania" w:date="2018-11-29T11:04:00Z">
            <w:trPr>
              <w:gridAfter w:val="0"/>
            </w:trPr>
          </w:trPrChange>
        </w:trPr>
        <w:tc>
          <w:tcPr>
            <w:tcW w:w="4536" w:type="dxa"/>
            <w:tcPrChange w:id="1645" w:author="Giodini, Stefania" w:date="2018-11-29T11:04:00Z">
              <w:tcPr>
                <w:tcW w:w="4536" w:type="dxa"/>
                <w:gridSpan w:val="2"/>
              </w:tcPr>
            </w:tcPrChange>
          </w:tcPr>
          <w:p w14:paraId="1EFC9D9B" w14:textId="613C027C" w:rsidR="29B8CC29" w:rsidRDefault="29B8CC29">
            <w:pPr>
              <w:rPr>
                <w:ins w:id="1646" w:author="Giodini, Stefania" w:date="2018-11-29T02:02:00Z"/>
              </w:rPr>
            </w:pPr>
            <w:ins w:id="1647" w:author="Giodini, Stefania" w:date="2018-11-29T02:02:00Z">
              <w:r>
                <w:t>2006</w:t>
              </w:r>
            </w:ins>
          </w:p>
        </w:tc>
        <w:tc>
          <w:tcPr>
            <w:tcW w:w="4536" w:type="dxa"/>
            <w:tcPrChange w:id="1648" w:author="Giodini, Stefania" w:date="2018-11-29T11:04:00Z">
              <w:tcPr>
                <w:tcW w:w="4536" w:type="dxa"/>
                <w:gridSpan w:val="2"/>
              </w:tcPr>
            </w:tcPrChange>
          </w:tcPr>
          <w:p w14:paraId="03A91A39" w14:textId="3364EC8D" w:rsidR="29B8CC29" w:rsidRDefault="29B8CC29">
            <w:pPr>
              <w:rPr>
                <w:ins w:id="1649" w:author="Giodini, Stefania" w:date="2018-11-29T02:02:00Z"/>
              </w:rPr>
            </w:pPr>
            <w:ins w:id="1650" w:author="Giodini, Stefania" w:date="2018-11-29T02:02:00Z">
              <w:r>
                <w:t>4</w:t>
              </w:r>
            </w:ins>
          </w:p>
        </w:tc>
      </w:tr>
      <w:tr w:rsidR="29B8CC29" w14:paraId="566CE61D" w14:textId="77777777" w:rsidTr="2EA27C94">
        <w:tblPrEx>
          <w:tblPrExChange w:id="1651"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52" w:author="Giodini, Stefania" w:date="2018-11-29T02:02:00Z"/>
          <w:trPrChange w:id="1653" w:author="Giodini, Stefania" w:date="2018-11-29T11:04:00Z">
            <w:trPr>
              <w:gridAfter w:val="0"/>
            </w:trPr>
          </w:trPrChange>
        </w:trPr>
        <w:tc>
          <w:tcPr>
            <w:tcW w:w="4536" w:type="dxa"/>
            <w:tcPrChange w:id="1654" w:author="Giodini, Stefania" w:date="2018-11-29T11:04:00Z">
              <w:tcPr>
                <w:tcW w:w="4536" w:type="dxa"/>
                <w:gridSpan w:val="2"/>
              </w:tcPr>
            </w:tcPrChange>
          </w:tcPr>
          <w:p w14:paraId="75427432" w14:textId="5E71F116" w:rsidR="29B8CC29" w:rsidRDefault="29B8CC29">
            <w:pPr>
              <w:rPr>
                <w:ins w:id="1655" w:author="Giodini, Stefania" w:date="2018-11-29T02:02:00Z"/>
              </w:rPr>
            </w:pPr>
            <w:ins w:id="1656" w:author="Giodini, Stefania" w:date="2018-11-29T02:02:00Z">
              <w:r>
                <w:t>2007</w:t>
              </w:r>
            </w:ins>
          </w:p>
        </w:tc>
        <w:tc>
          <w:tcPr>
            <w:tcW w:w="4536" w:type="dxa"/>
            <w:tcPrChange w:id="1657" w:author="Giodini, Stefania" w:date="2018-11-29T11:04:00Z">
              <w:tcPr>
                <w:tcW w:w="4536" w:type="dxa"/>
                <w:gridSpan w:val="2"/>
              </w:tcPr>
            </w:tcPrChange>
          </w:tcPr>
          <w:p w14:paraId="0A2FD960" w14:textId="214E35C5" w:rsidR="29B8CC29" w:rsidRDefault="29B8CC29">
            <w:pPr>
              <w:rPr>
                <w:ins w:id="1658" w:author="Giodini, Stefania" w:date="2018-11-29T02:02:00Z"/>
              </w:rPr>
            </w:pPr>
            <w:ins w:id="1659" w:author="Giodini, Stefania" w:date="2018-11-29T02:02:00Z">
              <w:r>
                <w:t>6</w:t>
              </w:r>
            </w:ins>
          </w:p>
        </w:tc>
      </w:tr>
      <w:tr w:rsidR="29B8CC29" w14:paraId="77992580" w14:textId="77777777" w:rsidTr="2EA27C94">
        <w:tblPrEx>
          <w:tblPrExChange w:id="1660"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61" w:author="Giodini, Stefania" w:date="2018-11-29T02:02:00Z"/>
          <w:trPrChange w:id="1662" w:author="Giodini, Stefania" w:date="2018-11-29T11:04:00Z">
            <w:trPr>
              <w:gridAfter w:val="0"/>
            </w:trPr>
          </w:trPrChange>
        </w:trPr>
        <w:tc>
          <w:tcPr>
            <w:tcW w:w="4536" w:type="dxa"/>
            <w:tcPrChange w:id="1663" w:author="Giodini, Stefania" w:date="2018-11-29T11:04:00Z">
              <w:tcPr>
                <w:tcW w:w="4536" w:type="dxa"/>
                <w:gridSpan w:val="2"/>
              </w:tcPr>
            </w:tcPrChange>
          </w:tcPr>
          <w:p w14:paraId="359054D5" w14:textId="59CD7D15" w:rsidR="29B8CC29" w:rsidRDefault="29B8CC29">
            <w:pPr>
              <w:rPr>
                <w:ins w:id="1664" w:author="Giodini, Stefania" w:date="2018-11-29T02:02:00Z"/>
              </w:rPr>
            </w:pPr>
            <w:ins w:id="1665" w:author="Giodini, Stefania" w:date="2018-11-29T02:02:00Z">
              <w:r>
                <w:t>2008</w:t>
              </w:r>
            </w:ins>
          </w:p>
        </w:tc>
        <w:tc>
          <w:tcPr>
            <w:tcW w:w="4536" w:type="dxa"/>
            <w:tcPrChange w:id="1666" w:author="Giodini, Stefania" w:date="2018-11-29T11:04:00Z">
              <w:tcPr>
                <w:tcW w:w="4536" w:type="dxa"/>
                <w:gridSpan w:val="2"/>
              </w:tcPr>
            </w:tcPrChange>
          </w:tcPr>
          <w:p w14:paraId="346286E4" w14:textId="4DC58B59" w:rsidR="29B8CC29" w:rsidRDefault="29B8CC29">
            <w:pPr>
              <w:rPr>
                <w:ins w:id="1667" w:author="Giodini, Stefania" w:date="2018-11-29T02:02:00Z"/>
              </w:rPr>
            </w:pPr>
            <w:ins w:id="1668" w:author="Giodini, Stefania" w:date="2018-11-29T02:02:00Z">
              <w:r>
                <w:t>4</w:t>
              </w:r>
            </w:ins>
          </w:p>
        </w:tc>
      </w:tr>
      <w:tr w:rsidR="29B8CC29" w14:paraId="6B510690" w14:textId="77777777" w:rsidTr="2EA27C94">
        <w:tblPrEx>
          <w:tblPrExChange w:id="1669"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70" w:author="Giodini, Stefania" w:date="2018-11-29T02:02:00Z"/>
          <w:trPrChange w:id="1671" w:author="Giodini, Stefania" w:date="2018-11-29T11:04:00Z">
            <w:trPr>
              <w:gridAfter w:val="0"/>
            </w:trPr>
          </w:trPrChange>
        </w:trPr>
        <w:tc>
          <w:tcPr>
            <w:tcW w:w="4536" w:type="dxa"/>
            <w:tcPrChange w:id="1672" w:author="Giodini, Stefania" w:date="2018-11-29T11:04:00Z">
              <w:tcPr>
                <w:tcW w:w="4536" w:type="dxa"/>
                <w:gridSpan w:val="2"/>
              </w:tcPr>
            </w:tcPrChange>
          </w:tcPr>
          <w:p w14:paraId="0808921C" w14:textId="2C9F11C4" w:rsidR="29B8CC29" w:rsidRDefault="29B8CC29">
            <w:pPr>
              <w:rPr>
                <w:ins w:id="1673" w:author="Giodini, Stefania" w:date="2018-11-29T02:02:00Z"/>
              </w:rPr>
            </w:pPr>
            <w:ins w:id="1674" w:author="Giodini, Stefania" w:date="2018-11-29T02:02:00Z">
              <w:r>
                <w:t>2009</w:t>
              </w:r>
            </w:ins>
          </w:p>
        </w:tc>
        <w:tc>
          <w:tcPr>
            <w:tcW w:w="4536" w:type="dxa"/>
            <w:tcPrChange w:id="1675" w:author="Giodini, Stefania" w:date="2018-11-29T11:04:00Z">
              <w:tcPr>
                <w:tcW w:w="4536" w:type="dxa"/>
                <w:gridSpan w:val="2"/>
              </w:tcPr>
            </w:tcPrChange>
          </w:tcPr>
          <w:p w14:paraId="4F07089F" w14:textId="62D97DE1" w:rsidR="29B8CC29" w:rsidRDefault="29B8CC29">
            <w:pPr>
              <w:rPr>
                <w:ins w:id="1676" w:author="Giodini, Stefania" w:date="2018-11-29T02:02:00Z"/>
              </w:rPr>
            </w:pPr>
            <w:ins w:id="1677" w:author="Giodini, Stefania" w:date="2018-11-29T02:02:00Z">
              <w:r>
                <w:t>8</w:t>
              </w:r>
            </w:ins>
          </w:p>
        </w:tc>
      </w:tr>
      <w:tr w:rsidR="29B8CC29" w14:paraId="03E2F921" w14:textId="77777777" w:rsidTr="2EA27C94">
        <w:tblPrEx>
          <w:tblPrExChange w:id="1678"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79" w:author="Giodini, Stefania" w:date="2018-11-29T02:02:00Z"/>
          <w:trPrChange w:id="1680" w:author="Giodini, Stefania" w:date="2018-11-29T11:04:00Z">
            <w:trPr>
              <w:gridAfter w:val="0"/>
            </w:trPr>
          </w:trPrChange>
        </w:trPr>
        <w:tc>
          <w:tcPr>
            <w:tcW w:w="4536" w:type="dxa"/>
            <w:tcPrChange w:id="1681" w:author="Giodini, Stefania" w:date="2018-11-29T11:04:00Z">
              <w:tcPr>
                <w:tcW w:w="4536" w:type="dxa"/>
                <w:gridSpan w:val="2"/>
              </w:tcPr>
            </w:tcPrChange>
          </w:tcPr>
          <w:p w14:paraId="1FA7317F" w14:textId="3D96A324" w:rsidR="29B8CC29" w:rsidRDefault="29B8CC29">
            <w:pPr>
              <w:rPr>
                <w:ins w:id="1682" w:author="Giodini, Stefania" w:date="2018-11-29T02:02:00Z"/>
              </w:rPr>
            </w:pPr>
            <w:ins w:id="1683" w:author="Giodini, Stefania" w:date="2018-11-29T02:02:00Z">
              <w:r>
                <w:t>2010</w:t>
              </w:r>
            </w:ins>
          </w:p>
        </w:tc>
        <w:tc>
          <w:tcPr>
            <w:tcW w:w="4536" w:type="dxa"/>
            <w:tcPrChange w:id="1684" w:author="Giodini, Stefania" w:date="2018-11-29T11:04:00Z">
              <w:tcPr>
                <w:tcW w:w="4536" w:type="dxa"/>
                <w:gridSpan w:val="2"/>
              </w:tcPr>
            </w:tcPrChange>
          </w:tcPr>
          <w:p w14:paraId="3B2EF84B" w14:textId="431695EB" w:rsidR="29B8CC29" w:rsidRDefault="29B8CC29">
            <w:pPr>
              <w:rPr>
                <w:ins w:id="1685" w:author="Giodini, Stefania" w:date="2018-11-29T02:02:00Z"/>
              </w:rPr>
            </w:pPr>
            <w:ins w:id="1686" w:author="Giodini, Stefania" w:date="2018-11-29T02:02:00Z">
              <w:r>
                <w:t>7.5</w:t>
              </w:r>
            </w:ins>
          </w:p>
        </w:tc>
      </w:tr>
      <w:tr w:rsidR="29B8CC29" w14:paraId="0CFBABEC" w14:textId="77777777" w:rsidTr="2EA27C94">
        <w:tblPrEx>
          <w:tblPrExChange w:id="1687"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88" w:author="Giodini, Stefania" w:date="2018-11-29T02:02:00Z"/>
          <w:trPrChange w:id="1689" w:author="Giodini, Stefania" w:date="2018-11-29T11:04:00Z">
            <w:trPr>
              <w:gridAfter w:val="0"/>
            </w:trPr>
          </w:trPrChange>
        </w:trPr>
        <w:tc>
          <w:tcPr>
            <w:tcW w:w="4536" w:type="dxa"/>
            <w:tcPrChange w:id="1690" w:author="Giodini, Stefania" w:date="2018-11-29T11:04:00Z">
              <w:tcPr>
                <w:tcW w:w="4536" w:type="dxa"/>
                <w:gridSpan w:val="2"/>
              </w:tcPr>
            </w:tcPrChange>
          </w:tcPr>
          <w:p w14:paraId="3A53157A" w14:textId="477A3914" w:rsidR="29B8CC29" w:rsidRDefault="29B8CC29">
            <w:pPr>
              <w:rPr>
                <w:ins w:id="1691" w:author="Giodini, Stefania" w:date="2018-11-29T02:02:00Z"/>
              </w:rPr>
            </w:pPr>
            <w:ins w:id="1692" w:author="Giodini, Stefania" w:date="2018-11-29T02:02:00Z">
              <w:r>
                <w:t>2011</w:t>
              </w:r>
            </w:ins>
          </w:p>
        </w:tc>
        <w:tc>
          <w:tcPr>
            <w:tcW w:w="4536" w:type="dxa"/>
            <w:tcPrChange w:id="1693" w:author="Giodini, Stefania" w:date="2018-11-29T11:04:00Z">
              <w:tcPr>
                <w:tcW w:w="4536" w:type="dxa"/>
                <w:gridSpan w:val="2"/>
              </w:tcPr>
            </w:tcPrChange>
          </w:tcPr>
          <w:p w14:paraId="1849EC1F" w14:textId="2C2FC638" w:rsidR="29B8CC29" w:rsidRDefault="29B8CC29">
            <w:pPr>
              <w:rPr>
                <w:ins w:id="1694" w:author="Giodini, Stefania" w:date="2018-11-29T02:02:00Z"/>
              </w:rPr>
            </w:pPr>
            <w:ins w:id="1695" w:author="Giodini, Stefania" w:date="2018-11-29T02:02:00Z">
              <w:r>
                <w:t>0</w:t>
              </w:r>
            </w:ins>
          </w:p>
        </w:tc>
      </w:tr>
      <w:tr w:rsidR="29B8CC29" w14:paraId="4D9E056A" w14:textId="77777777" w:rsidTr="2EA27C94">
        <w:tblPrEx>
          <w:tblPrExChange w:id="1696"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97" w:author="Giodini, Stefania" w:date="2018-11-29T02:02:00Z"/>
          <w:trPrChange w:id="1698" w:author="Giodini, Stefania" w:date="2018-11-29T11:04:00Z">
            <w:trPr>
              <w:gridAfter w:val="0"/>
            </w:trPr>
          </w:trPrChange>
        </w:trPr>
        <w:tc>
          <w:tcPr>
            <w:tcW w:w="4536" w:type="dxa"/>
            <w:tcPrChange w:id="1699" w:author="Giodini, Stefania" w:date="2018-11-29T11:04:00Z">
              <w:tcPr>
                <w:tcW w:w="4536" w:type="dxa"/>
                <w:gridSpan w:val="2"/>
              </w:tcPr>
            </w:tcPrChange>
          </w:tcPr>
          <w:p w14:paraId="0DF98A1A" w14:textId="1659C9B6" w:rsidR="29B8CC29" w:rsidRDefault="29B8CC29">
            <w:pPr>
              <w:rPr>
                <w:ins w:id="1700" w:author="Giodini, Stefania" w:date="2018-11-29T02:02:00Z"/>
              </w:rPr>
            </w:pPr>
            <w:ins w:id="1701" w:author="Giodini, Stefania" w:date="2018-11-29T02:02:00Z">
              <w:r>
                <w:t>2012</w:t>
              </w:r>
            </w:ins>
          </w:p>
        </w:tc>
        <w:tc>
          <w:tcPr>
            <w:tcW w:w="4536" w:type="dxa"/>
            <w:tcPrChange w:id="1702" w:author="Giodini, Stefania" w:date="2018-11-29T11:04:00Z">
              <w:tcPr>
                <w:tcW w:w="4536" w:type="dxa"/>
                <w:gridSpan w:val="2"/>
              </w:tcPr>
            </w:tcPrChange>
          </w:tcPr>
          <w:p w14:paraId="4C252A86" w14:textId="4DA7B221" w:rsidR="29B8CC29" w:rsidRDefault="29B8CC29">
            <w:pPr>
              <w:rPr>
                <w:ins w:id="1703" w:author="Giodini, Stefania" w:date="2018-11-29T02:02:00Z"/>
              </w:rPr>
            </w:pPr>
            <w:ins w:id="1704" w:author="Giodini, Stefania" w:date="2018-11-29T02:02:00Z">
              <w:r>
                <w:t>0</w:t>
              </w:r>
            </w:ins>
          </w:p>
        </w:tc>
      </w:tr>
      <w:tr w:rsidR="29B8CC29" w14:paraId="0677096C" w14:textId="77777777" w:rsidTr="2EA27C94">
        <w:tblPrEx>
          <w:tblPrExChange w:id="1705"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06" w:author="Giodini, Stefania" w:date="2018-11-29T02:02:00Z"/>
          <w:trPrChange w:id="1707" w:author="Giodini, Stefania" w:date="2018-11-29T11:04:00Z">
            <w:trPr>
              <w:gridAfter w:val="0"/>
            </w:trPr>
          </w:trPrChange>
        </w:trPr>
        <w:tc>
          <w:tcPr>
            <w:tcW w:w="4536" w:type="dxa"/>
            <w:tcPrChange w:id="1708" w:author="Giodini, Stefania" w:date="2018-11-29T11:04:00Z">
              <w:tcPr>
                <w:tcW w:w="4536" w:type="dxa"/>
                <w:gridSpan w:val="2"/>
              </w:tcPr>
            </w:tcPrChange>
          </w:tcPr>
          <w:p w14:paraId="7694FFB0" w14:textId="557640A2" w:rsidR="29B8CC29" w:rsidRDefault="29B8CC29">
            <w:pPr>
              <w:rPr>
                <w:ins w:id="1709" w:author="Giodini, Stefania" w:date="2018-11-29T02:02:00Z"/>
              </w:rPr>
            </w:pPr>
            <w:ins w:id="1710" w:author="Giodini, Stefania" w:date="2018-11-29T02:02:00Z">
              <w:r>
                <w:t>2013</w:t>
              </w:r>
            </w:ins>
          </w:p>
        </w:tc>
        <w:tc>
          <w:tcPr>
            <w:tcW w:w="4536" w:type="dxa"/>
            <w:tcPrChange w:id="1711" w:author="Giodini, Stefania" w:date="2018-11-29T11:04:00Z">
              <w:tcPr>
                <w:tcW w:w="4536" w:type="dxa"/>
                <w:gridSpan w:val="2"/>
              </w:tcPr>
            </w:tcPrChange>
          </w:tcPr>
          <w:p w14:paraId="71C43CEE" w14:textId="550329F0" w:rsidR="29B8CC29" w:rsidRDefault="29B8CC29">
            <w:pPr>
              <w:rPr>
                <w:ins w:id="1712" w:author="Giodini, Stefania" w:date="2018-11-29T02:02:00Z"/>
              </w:rPr>
            </w:pPr>
            <w:ins w:id="1713" w:author="Giodini, Stefania" w:date="2018-11-29T02:02:00Z">
              <w:r>
                <w:t>0</w:t>
              </w:r>
            </w:ins>
          </w:p>
        </w:tc>
      </w:tr>
      <w:tr w:rsidR="29B8CC29" w14:paraId="4AF2FFDC" w14:textId="77777777" w:rsidTr="2EA27C94">
        <w:tblPrEx>
          <w:tblPrExChange w:id="1714"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15" w:author="Giodini, Stefania" w:date="2018-11-29T02:02:00Z"/>
          <w:trPrChange w:id="1716" w:author="Giodini, Stefania" w:date="2018-11-29T11:04:00Z">
            <w:trPr>
              <w:gridAfter w:val="0"/>
            </w:trPr>
          </w:trPrChange>
        </w:trPr>
        <w:tc>
          <w:tcPr>
            <w:tcW w:w="4536" w:type="dxa"/>
            <w:tcPrChange w:id="1717" w:author="Giodini, Stefania" w:date="2018-11-29T11:04:00Z">
              <w:tcPr>
                <w:tcW w:w="4536" w:type="dxa"/>
                <w:gridSpan w:val="2"/>
              </w:tcPr>
            </w:tcPrChange>
          </w:tcPr>
          <w:p w14:paraId="61D6CC52" w14:textId="46B37BB3" w:rsidR="29B8CC29" w:rsidRDefault="29B8CC29">
            <w:pPr>
              <w:rPr>
                <w:ins w:id="1718" w:author="Giodini, Stefania" w:date="2018-11-29T02:02:00Z"/>
              </w:rPr>
            </w:pPr>
            <w:ins w:id="1719" w:author="Giodini, Stefania" w:date="2018-11-29T02:02:00Z">
              <w:r>
                <w:t>2014</w:t>
              </w:r>
            </w:ins>
          </w:p>
        </w:tc>
        <w:tc>
          <w:tcPr>
            <w:tcW w:w="4536" w:type="dxa"/>
            <w:tcPrChange w:id="1720" w:author="Giodini, Stefania" w:date="2018-11-29T11:04:00Z">
              <w:tcPr>
                <w:tcW w:w="4536" w:type="dxa"/>
                <w:gridSpan w:val="2"/>
              </w:tcPr>
            </w:tcPrChange>
          </w:tcPr>
          <w:p w14:paraId="2DA6D3DA" w14:textId="5DC5AACB" w:rsidR="29B8CC29" w:rsidRDefault="29B8CC29">
            <w:pPr>
              <w:rPr>
                <w:ins w:id="1721" w:author="Giodini, Stefania" w:date="2018-11-29T02:02:00Z"/>
              </w:rPr>
            </w:pPr>
            <w:ins w:id="1722" w:author="Giodini, Stefania" w:date="2018-11-29T02:02:00Z">
              <w:r>
                <w:t>7</w:t>
              </w:r>
            </w:ins>
          </w:p>
        </w:tc>
      </w:tr>
      <w:tr w:rsidR="29B8CC29" w14:paraId="03E1AA7E" w14:textId="77777777" w:rsidTr="2EA27C94">
        <w:tblPrEx>
          <w:tblPrExChange w:id="1723"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24" w:author="Giodini, Stefania" w:date="2018-11-29T02:02:00Z"/>
          <w:trPrChange w:id="1725" w:author="Giodini, Stefania" w:date="2018-11-29T11:04:00Z">
            <w:trPr>
              <w:gridAfter w:val="0"/>
            </w:trPr>
          </w:trPrChange>
        </w:trPr>
        <w:tc>
          <w:tcPr>
            <w:tcW w:w="4536" w:type="dxa"/>
            <w:tcPrChange w:id="1726" w:author="Giodini, Stefania" w:date="2018-11-29T11:04:00Z">
              <w:tcPr>
                <w:tcW w:w="4536" w:type="dxa"/>
                <w:gridSpan w:val="2"/>
              </w:tcPr>
            </w:tcPrChange>
          </w:tcPr>
          <w:p w14:paraId="152B7114" w14:textId="085C82C4" w:rsidR="29B8CC29" w:rsidRDefault="29B8CC29">
            <w:pPr>
              <w:rPr>
                <w:ins w:id="1727" w:author="Giodini, Stefania" w:date="2018-11-29T02:02:00Z"/>
              </w:rPr>
            </w:pPr>
            <w:ins w:id="1728" w:author="Giodini, Stefania" w:date="2018-11-29T02:02:00Z">
              <w:r>
                <w:t>2015</w:t>
              </w:r>
            </w:ins>
          </w:p>
        </w:tc>
        <w:tc>
          <w:tcPr>
            <w:tcW w:w="4536" w:type="dxa"/>
            <w:tcPrChange w:id="1729" w:author="Giodini, Stefania" w:date="2018-11-29T11:04:00Z">
              <w:tcPr>
                <w:tcW w:w="4536" w:type="dxa"/>
                <w:gridSpan w:val="2"/>
              </w:tcPr>
            </w:tcPrChange>
          </w:tcPr>
          <w:p w14:paraId="246EBA8B" w14:textId="7648D58F" w:rsidR="29B8CC29" w:rsidRDefault="29B8CC29">
            <w:pPr>
              <w:rPr>
                <w:ins w:id="1730" w:author="Giodini, Stefania" w:date="2018-11-29T02:02:00Z"/>
              </w:rPr>
            </w:pPr>
            <w:ins w:id="1731" w:author="Giodini, Stefania" w:date="2018-11-29T02:02:00Z">
              <w:r>
                <w:t>4</w:t>
              </w:r>
            </w:ins>
          </w:p>
        </w:tc>
      </w:tr>
      <w:tr w:rsidR="29B8CC29" w14:paraId="526FD6D9" w14:textId="77777777" w:rsidTr="2EA27C94">
        <w:tblPrEx>
          <w:tblPrExChange w:id="1732"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33" w:author="Giodini, Stefania" w:date="2018-11-29T02:02:00Z"/>
          <w:trPrChange w:id="1734" w:author="Giodini, Stefania" w:date="2018-11-29T11:04:00Z">
            <w:trPr>
              <w:gridAfter w:val="0"/>
            </w:trPr>
          </w:trPrChange>
        </w:trPr>
        <w:tc>
          <w:tcPr>
            <w:tcW w:w="4536" w:type="dxa"/>
            <w:tcPrChange w:id="1735" w:author="Giodini, Stefania" w:date="2018-11-29T11:04:00Z">
              <w:tcPr>
                <w:tcW w:w="4536" w:type="dxa"/>
                <w:gridSpan w:val="2"/>
              </w:tcPr>
            </w:tcPrChange>
          </w:tcPr>
          <w:p w14:paraId="614D1E46" w14:textId="775EA925" w:rsidR="29B8CC29" w:rsidRDefault="29B8CC29">
            <w:pPr>
              <w:rPr>
                <w:ins w:id="1736" w:author="Giodini, Stefania" w:date="2018-11-29T02:02:00Z"/>
              </w:rPr>
            </w:pPr>
            <w:ins w:id="1737" w:author="Giodini, Stefania" w:date="2018-11-29T02:02:00Z">
              <w:r>
                <w:t>2016</w:t>
              </w:r>
            </w:ins>
          </w:p>
        </w:tc>
        <w:tc>
          <w:tcPr>
            <w:tcW w:w="4536" w:type="dxa"/>
            <w:tcPrChange w:id="1738" w:author="Giodini, Stefania" w:date="2018-11-29T11:04:00Z">
              <w:tcPr>
                <w:tcW w:w="4536" w:type="dxa"/>
                <w:gridSpan w:val="2"/>
              </w:tcPr>
            </w:tcPrChange>
          </w:tcPr>
          <w:p w14:paraId="3D83779C" w14:textId="2408A281" w:rsidR="29B8CC29" w:rsidRDefault="29B8CC29">
            <w:pPr>
              <w:rPr>
                <w:ins w:id="1739" w:author="Giodini, Stefania" w:date="2018-11-29T02:02:00Z"/>
              </w:rPr>
            </w:pPr>
            <w:ins w:id="1740" w:author="Giodini, Stefania" w:date="2018-11-29T02:02:00Z">
              <w:r>
                <w:t>4</w:t>
              </w:r>
            </w:ins>
          </w:p>
        </w:tc>
      </w:tr>
      <w:tr w:rsidR="29B8CC29" w14:paraId="244CBA94" w14:textId="77777777" w:rsidTr="2EA27C94">
        <w:tblPrEx>
          <w:tblPrExChange w:id="1741"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42" w:author="Giodini, Stefania" w:date="2018-11-29T02:02:00Z"/>
          <w:trPrChange w:id="1743" w:author="Giodini, Stefania" w:date="2018-11-29T11:04:00Z">
            <w:trPr>
              <w:gridAfter w:val="0"/>
            </w:trPr>
          </w:trPrChange>
        </w:trPr>
        <w:tc>
          <w:tcPr>
            <w:tcW w:w="4536" w:type="dxa"/>
            <w:tcPrChange w:id="1744" w:author="Giodini, Stefania" w:date="2018-11-29T11:04:00Z">
              <w:tcPr>
                <w:tcW w:w="4536" w:type="dxa"/>
                <w:gridSpan w:val="2"/>
              </w:tcPr>
            </w:tcPrChange>
          </w:tcPr>
          <w:p w14:paraId="5EC4A5CA" w14:textId="63CA7BFA" w:rsidR="29B8CC29" w:rsidRDefault="29B8CC29">
            <w:pPr>
              <w:rPr>
                <w:ins w:id="1745" w:author="Giodini, Stefania" w:date="2018-11-29T02:02:00Z"/>
              </w:rPr>
            </w:pPr>
            <w:ins w:id="1746" w:author="Giodini, Stefania" w:date="2018-11-29T02:02:00Z">
              <w:r>
                <w:t>2017</w:t>
              </w:r>
            </w:ins>
          </w:p>
        </w:tc>
        <w:tc>
          <w:tcPr>
            <w:tcW w:w="4536" w:type="dxa"/>
            <w:tcPrChange w:id="1747" w:author="Giodini, Stefania" w:date="2018-11-29T11:04:00Z">
              <w:tcPr>
                <w:tcW w:w="4536" w:type="dxa"/>
                <w:gridSpan w:val="2"/>
              </w:tcPr>
            </w:tcPrChange>
          </w:tcPr>
          <w:p w14:paraId="1BD7AD70" w14:textId="181C53FC" w:rsidR="29B8CC29" w:rsidRDefault="29B8CC29">
            <w:pPr>
              <w:rPr>
                <w:ins w:id="1748" w:author="Giodini, Stefania" w:date="2018-11-29T02:02:00Z"/>
              </w:rPr>
            </w:pPr>
            <w:ins w:id="1749" w:author="Giodini, Stefania" w:date="2018-11-29T02:02:00Z">
              <w:r>
                <w:t>4</w:t>
              </w:r>
            </w:ins>
          </w:p>
        </w:tc>
      </w:tr>
      <w:tr w:rsidR="29B8CC29" w14:paraId="70C7E453" w14:textId="77777777" w:rsidTr="2EA27C94">
        <w:tblPrEx>
          <w:tblPrExChange w:id="1750" w:author="Giodini, Stefania" w:date="2018-11-29T11:04: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51" w:author="Giodini, Stefania" w:date="2018-11-29T02:02:00Z"/>
          <w:trPrChange w:id="1752" w:author="Giodini, Stefania" w:date="2018-11-29T11:04:00Z">
            <w:trPr>
              <w:gridAfter w:val="0"/>
            </w:trPr>
          </w:trPrChange>
        </w:trPr>
        <w:tc>
          <w:tcPr>
            <w:tcW w:w="4536" w:type="dxa"/>
            <w:tcPrChange w:id="1753" w:author="Giodini, Stefania" w:date="2018-11-29T11:04:00Z">
              <w:tcPr>
                <w:tcW w:w="4536" w:type="dxa"/>
                <w:gridSpan w:val="2"/>
              </w:tcPr>
            </w:tcPrChange>
          </w:tcPr>
          <w:p w14:paraId="0290750D" w14:textId="00930BE3" w:rsidR="29B8CC29" w:rsidRDefault="29B8CC29">
            <w:pPr>
              <w:rPr>
                <w:ins w:id="1754" w:author="Giodini, Stefania" w:date="2018-11-29T02:02:00Z"/>
              </w:rPr>
            </w:pPr>
            <w:ins w:id="1755" w:author="Giodini, Stefania" w:date="2018-11-29T02:02:00Z">
              <w:r>
                <w:t>2018</w:t>
              </w:r>
            </w:ins>
          </w:p>
        </w:tc>
        <w:tc>
          <w:tcPr>
            <w:tcW w:w="4536" w:type="dxa"/>
            <w:tcPrChange w:id="1756" w:author="Giodini, Stefania" w:date="2018-11-29T11:04:00Z">
              <w:tcPr>
                <w:tcW w:w="4536" w:type="dxa"/>
                <w:gridSpan w:val="2"/>
              </w:tcPr>
            </w:tcPrChange>
          </w:tcPr>
          <w:p w14:paraId="4D06DC25" w14:textId="3D76B670" w:rsidR="29B8CC29" w:rsidRDefault="29B8CC29">
            <w:pPr>
              <w:rPr>
                <w:ins w:id="1757" w:author="Giodini, Stefania" w:date="2018-11-29T02:02:00Z"/>
              </w:rPr>
            </w:pPr>
            <w:ins w:id="1758" w:author="Giodini, Stefania" w:date="2018-11-29T02:02:00Z">
              <w:r>
                <w:t>5</w:t>
              </w:r>
            </w:ins>
          </w:p>
        </w:tc>
      </w:tr>
    </w:tbl>
    <w:p w14:paraId="2FB97726" w14:textId="0CDF189F" w:rsidR="3E4AA9E5" w:rsidRDefault="0521544E">
      <w:pPr>
        <w:rPr>
          <w:ins w:id="1759" w:author="Giodini, Stefania" w:date="2018-11-29T01:46:00Z"/>
        </w:rPr>
      </w:pPr>
      <w:ins w:id="1760" w:author="Giodini, Stefania" w:date="2018-11-29T01:48:00Z">
        <w:r w:rsidRPr="29B8CC29">
          <w:t xml:space="preserve"> </w:t>
        </w:r>
      </w:ins>
    </w:p>
    <w:p w14:paraId="5E8DA1CB" w14:textId="46A16D16" w:rsidR="3E4AA9E5" w:rsidRDefault="3E4AA9E5"/>
    <w:p w14:paraId="5B9188A9" w14:textId="04EFA117" w:rsidR="16A09A8E" w:rsidRDefault="16A09A8E"/>
    <w:p w14:paraId="433BBAFA" w14:textId="77777777" w:rsidR="00C438D2" w:rsidRDefault="00C438D2" w:rsidP="00781F98">
      <w:pPr>
        <w:pStyle w:val="Kop3"/>
      </w:pPr>
      <w:bookmarkStart w:id="1761" w:name="_Toc531863822"/>
      <w:r>
        <w:t>Analysis of hindcast discharge with GLOFAS and estimate of trigger level</w:t>
      </w:r>
      <w:bookmarkEnd w:id="1761"/>
    </w:p>
    <w:p w14:paraId="6580CF07" w14:textId="1CCE5C26" w:rsidR="000761D2" w:rsidRDefault="000761D2" w:rsidP="00D84F43">
      <w:r>
        <w:t xml:space="preserve">Figure 2 shows the </w:t>
      </w:r>
      <w:r w:rsidR="006779BD">
        <w:t xml:space="preserve">hindcasted  </w:t>
      </w:r>
      <w:r>
        <w:t xml:space="preserve">riverine discharge at </w:t>
      </w:r>
      <w:proofErr w:type="spellStart"/>
      <w:r w:rsidR="002814AC">
        <w:t>Katima</w:t>
      </w:r>
      <w:proofErr w:type="spellEnd"/>
      <w:r w:rsidR="002814AC">
        <w:t xml:space="preserve"> </w:t>
      </w:r>
      <w:proofErr w:type="spellStart"/>
      <w:r w:rsidR="002814AC">
        <w:t>Mulilo</w:t>
      </w:r>
      <w:proofErr w:type="spellEnd"/>
      <w:r>
        <w:t xml:space="preserve"> station</w:t>
      </w:r>
      <w:r w:rsidR="00101FC9">
        <w:t xml:space="preserve"> (extracted from GLOFAS)</w:t>
      </w:r>
      <w:r w:rsidR="004D202E">
        <w:t xml:space="preserve"> for multiple years</w:t>
      </w:r>
      <w:r>
        <w:t>.</w:t>
      </w:r>
      <w:r w:rsidR="004D202E">
        <w:t xml:space="preserve"> Since these are simulated historical data and a forecast refers to the future, we refer to these simulations as </w:t>
      </w:r>
      <w:r w:rsidR="004D202E">
        <w:t>“</w:t>
      </w:r>
      <w:r w:rsidR="004D202E">
        <w:t>hindcast data</w:t>
      </w:r>
      <w:r w:rsidR="004D202E">
        <w:t>”</w:t>
      </w:r>
      <w:r w:rsidR="004D202E">
        <w:t>.</w:t>
      </w:r>
      <w:r>
        <w:t xml:space="preserve"> </w:t>
      </w:r>
      <w:r w:rsidR="00F85F01">
        <w:fldChar w:fldCharType="begin"/>
      </w:r>
      <w:r w:rsidR="00F85F01">
        <w:instrText xml:space="preserve"> REF _Ref530564883 \h </w:instrText>
      </w:r>
      <w:r w:rsidR="00F85F01">
        <w:fldChar w:fldCharType="separate"/>
      </w:r>
      <w:r w:rsidR="00F85F01">
        <w:t xml:space="preserve">Figure </w:t>
      </w:r>
      <w:r w:rsidR="00F85F01">
        <w:rPr>
          <w:noProof/>
        </w:rPr>
        <w:t>3</w:t>
      </w:r>
      <w:r w:rsidR="00F85F01">
        <w:fldChar w:fldCharType="end"/>
      </w:r>
      <w:r w:rsidR="004D202E">
        <w:t xml:space="preserve"> shows the hindcast timeseries data (blue line) for a monitoring station in </w:t>
      </w:r>
      <w:proofErr w:type="spellStart"/>
      <w:r w:rsidR="004D202E">
        <w:t>Katima</w:t>
      </w:r>
      <w:proofErr w:type="spellEnd"/>
      <w:r w:rsidR="004D202E">
        <w:t xml:space="preserve"> </w:t>
      </w:r>
      <w:proofErr w:type="spellStart"/>
      <w:r w:rsidR="004D202E">
        <w:t>Mulil</w:t>
      </w:r>
      <w:r w:rsidR="002814AC">
        <w:t>o</w:t>
      </w:r>
      <w:proofErr w:type="spellEnd"/>
      <w:r w:rsidR="004D202E">
        <w:t xml:space="preserve">. </w:t>
      </w:r>
      <w:r>
        <w:t xml:space="preserve"> is located in the</w:t>
      </w:r>
      <w:r w:rsidR="004D202E">
        <w:t xml:space="preserve"> Southern</w:t>
      </w:r>
      <w:r>
        <w:t xml:space="preserve"> district at the border with N</w:t>
      </w:r>
      <w:r w:rsidR="004D202E">
        <w:t>amibia</w:t>
      </w:r>
      <w:r>
        <w:t xml:space="preserve"> and </w:t>
      </w:r>
      <w:r w:rsidR="004D202E">
        <w:t xml:space="preserve">often </w:t>
      </w:r>
      <w:r>
        <w:t xml:space="preserve">experience floods </w:t>
      </w:r>
      <w:r w:rsidR="004D202E">
        <w:t>during the</w:t>
      </w:r>
      <w:r>
        <w:t xml:space="preserve"> rainy season (December - March). If we look at the historical data we can easily identify the peaks of discharge within a given year. Within the scope of this study we want to test the </w:t>
      </w:r>
      <w:r w:rsidR="004D202E">
        <w:t>hindcast</w:t>
      </w:r>
      <w:r>
        <w:t xml:space="preserve"> skill of this model for extreme events only. </w:t>
      </w:r>
    </w:p>
    <w:p w14:paraId="199320F4" w14:textId="77777777" w:rsidR="00BF7089" w:rsidRDefault="000761D2" w:rsidP="00D84F43">
      <w:pPr>
        <w:rPr>
          <w:highlight w:val="yellow"/>
        </w:rPr>
      </w:pPr>
      <w:proofErr w:type="spellStart"/>
      <w:r>
        <w:t>Caughlan</w:t>
      </w:r>
      <w:proofErr w:type="spellEnd"/>
      <w:r>
        <w:t xml:space="preserve"> et al. (2016) describes a methodology to identify extreme events in a riverine discharge time series, by </w:t>
      </w:r>
      <w:r w:rsidR="00A64EE9">
        <w:t xml:space="preserve">qualitatively </w:t>
      </w:r>
      <w:r>
        <w:t xml:space="preserve">selecting the 95% percentile </w:t>
      </w:r>
      <w:r w:rsidR="00A64EE9">
        <w:t xml:space="preserve">as a proxy for extreme event. </w:t>
      </w:r>
      <w:r w:rsidR="00BF7089">
        <w:t xml:space="preserve">From analyzing the performance of this proxy in our data we find that using 90% percentile gives a better detection of the flood events when </w:t>
      </w:r>
      <w:r w:rsidR="00F346E2">
        <w:t xml:space="preserve">compared to impact data and we will use this threshold from now on. </w:t>
      </w:r>
      <w:r w:rsidR="00E62263" w:rsidRPr="00E62263">
        <w:rPr>
          <w:highlight w:val="yellow"/>
        </w:rPr>
        <w:t>IS 90% A SENSIBLE PERCENTILE TO USE?</w:t>
      </w:r>
    </w:p>
    <w:p w14:paraId="3C63E936" w14:textId="77777777" w:rsidR="00E62263" w:rsidRDefault="00E62263" w:rsidP="00E62263">
      <w:pPr>
        <w:keepNext/>
      </w:pPr>
      <w:r>
        <w:rPr>
          <w:noProof/>
        </w:rPr>
        <w:lastRenderedPageBreak/>
        <w:drawing>
          <wp:inline distT="0" distB="0" distL="0" distR="0" wp14:anchorId="799505A4" wp14:editId="650663E1">
            <wp:extent cx="6278245" cy="18669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71" r="3421" b="46412"/>
                    <a:stretch/>
                  </pic:blipFill>
                  <pic:spPr bwMode="auto">
                    <a:xfrm>
                      <a:off x="0" y="0"/>
                      <a:ext cx="6283089" cy="1868340"/>
                    </a:xfrm>
                    <a:prstGeom prst="rect">
                      <a:avLst/>
                    </a:prstGeom>
                    <a:noFill/>
                    <a:ln>
                      <a:noFill/>
                    </a:ln>
                    <a:extLst>
                      <a:ext uri="{53640926-AAD7-44D8-BBD7-CCE9431645EC}">
                        <a14:shadowObscured xmlns:a14="http://schemas.microsoft.com/office/drawing/2010/main"/>
                      </a:ext>
                    </a:extLst>
                  </pic:spPr>
                </pic:pic>
              </a:graphicData>
            </a:graphic>
          </wp:inline>
        </w:drawing>
      </w:r>
    </w:p>
    <w:p w14:paraId="5FF69BC6" w14:textId="38164E8F" w:rsidR="00E62263" w:rsidRDefault="00E62263" w:rsidP="00E62263">
      <w:pPr>
        <w:pStyle w:val="Bijschrift"/>
      </w:pPr>
      <w:bookmarkStart w:id="1762" w:name="_Ref530564883"/>
      <w:r>
        <w:t xml:space="preserve">Figure </w:t>
      </w:r>
      <w:r w:rsidR="00430053">
        <w:fldChar w:fldCharType="begin"/>
      </w:r>
      <w:r w:rsidR="00430053">
        <w:instrText xml:space="preserve"> SEQ Figure \* ARABIC </w:instrText>
      </w:r>
      <w:r w:rsidR="00430053">
        <w:fldChar w:fldCharType="separate"/>
      </w:r>
      <w:r w:rsidR="000909DC">
        <w:rPr>
          <w:noProof/>
        </w:rPr>
        <w:t>4</w:t>
      </w:r>
      <w:r w:rsidR="00430053">
        <w:fldChar w:fldCharType="end"/>
      </w:r>
      <w:bookmarkEnd w:id="1762"/>
      <w:r>
        <w:t xml:space="preserve"> Hi</w:t>
      </w:r>
      <w:r w:rsidR="00805C1E">
        <w:t>n</w:t>
      </w:r>
      <w:r>
        <w:t xml:space="preserve">dcast data from GLOFAS for the station of </w:t>
      </w:r>
      <w:proofErr w:type="spellStart"/>
      <w:r>
        <w:t>Katima</w:t>
      </w:r>
      <w:proofErr w:type="spellEnd"/>
      <w:r>
        <w:t xml:space="preserve"> </w:t>
      </w:r>
      <w:proofErr w:type="spellStart"/>
      <w:r>
        <w:t>Mulilo</w:t>
      </w:r>
      <w:proofErr w:type="spellEnd"/>
      <w:r>
        <w:t xml:space="preserve"> in the </w:t>
      </w:r>
      <w:proofErr w:type="spellStart"/>
      <w:r>
        <w:t>Lukulu</w:t>
      </w:r>
      <w:proofErr w:type="spellEnd"/>
      <w:r>
        <w:t xml:space="preserve"> district. The green, purple and red dashed line mark the </w:t>
      </w:r>
      <w:r w:rsidR="00805C1E">
        <w:t xml:space="preserve">90%,95% and 98% percentiles respectively. The yellow dotted vertical lines mark the years when significant flood has been reported. </w:t>
      </w:r>
      <w:r w:rsidR="00101FC9">
        <w:t xml:space="preserve">Blue line indicate the median of the ensembles for time step 1 </w:t>
      </w:r>
    </w:p>
    <w:p w14:paraId="12C2EEFF" w14:textId="77777777" w:rsidR="00E62263" w:rsidRDefault="00E62263" w:rsidP="00D84F43"/>
    <w:p w14:paraId="5B576DF9" w14:textId="77777777" w:rsidR="000761D2" w:rsidRDefault="00A64EE9" w:rsidP="00D84F43">
      <w:r>
        <w:t>In our case this danger level</w:t>
      </w:r>
      <w:r w:rsidR="00F346E2">
        <w:t xml:space="preserve"> (90%)</w:t>
      </w:r>
      <w:r>
        <w:t xml:space="preserve"> would have been exceeded in 2003, 2006, 2007, 2009 and 2010</w:t>
      </w:r>
      <w:r w:rsidR="00805C1E">
        <w:t xml:space="preserve">, 2011 and 2013. Out of these 7 peaks above threshold, 4 correspond to a report for flood in this district while 3 do not appear in the reports. This could be either false positive or not reported events.  </w:t>
      </w:r>
      <w:r>
        <w:t xml:space="preserve"> </w:t>
      </w:r>
    </w:p>
    <w:p w14:paraId="4422D248" w14:textId="77777777" w:rsidR="00F346E2" w:rsidRDefault="00F346E2" w:rsidP="0012655B"/>
    <w:p w14:paraId="06E9F26B" w14:textId="77777777" w:rsidR="007C223C" w:rsidRDefault="007C223C" w:rsidP="00781F98">
      <w:pPr>
        <w:pStyle w:val="Kop3"/>
      </w:pPr>
      <w:bookmarkStart w:id="1763" w:name="_Toc531863823"/>
      <w:r>
        <w:t>Comparison with observations</w:t>
      </w:r>
      <w:bookmarkEnd w:id="1763"/>
    </w:p>
    <w:p w14:paraId="5805B9AD" w14:textId="77777777" w:rsidR="007C223C" w:rsidRDefault="007C223C" w:rsidP="0012655B">
      <w:r>
        <w:t xml:space="preserve">We </w:t>
      </w:r>
      <w:r w:rsidR="00430053">
        <w:t>use</w:t>
      </w:r>
      <w:r>
        <w:t xml:space="preserve"> observed discharge data from the WARMA monitoring station to validate GLOFAS </w:t>
      </w:r>
      <w:r w:rsidR="00430053">
        <w:t>hindcast data</w:t>
      </w:r>
      <w:r>
        <w:t xml:space="preserve">. Out of the 24 GLOFAS stations we have overlapping data for 9 stations. The monitoring data is unfortunately not continuous in time however we compare overlapping time ranges. </w:t>
      </w:r>
    </w:p>
    <w:p w14:paraId="6EB114A3" w14:textId="478E4AA3" w:rsidR="007C223C" w:rsidRDefault="00430053" w:rsidP="0012655B">
      <w:r>
        <w:t>We find that the quality of the comparison of hindcast data and the observed discharge varies</w:t>
      </w:r>
      <w:r w:rsidR="007C223C">
        <w:t xml:space="preserve"> for each station</w:t>
      </w:r>
      <w:r>
        <w:t xml:space="preserve"> (see</w:t>
      </w:r>
      <w:r w:rsidR="00847659">
        <w:t xml:space="preserve"> </w:t>
      </w:r>
      <w:r w:rsidR="00847659">
        <w:fldChar w:fldCharType="begin"/>
      </w:r>
      <w:r w:rsidR="00847659">
        <w:instrText xml:space="preserve"> REF _Ref530564759 \h </w:instrText>
      </w:r>
      <w:r w:rsidR="00847659">
        <w:fldChar w:fldCharType="separate"/>
      </w:r>
      <w:r w:rsidR="00847659">
        <w:t xml:space="preserve">Figure </w:t>
      </w:r>
      <w:r w:rsidR="00847659">
        <w:rPr>
          <w:noProof/>
        </w:rPr>
        <w:t>3</w:t>
      </w:r>
      <w:r w:rsidR="00847659">
        <w:fldChar w:fldCharType="end"/>
      </w:r>
      <w:r>
        <w:t xml:space="preserve"> )</w:t>
      </w:r>
      <w:r w:rsidR="007C223C">
        <w:t xml:space="preserve">. For some station even if the general pattern of higher discharge peaks is the same in observation and simulations, there is large difference in the absolute number. </w:t>
      </w:r>
      <w:r w:rsidR="007C223C" w:rsidRPr="007C223C">
        <w:rPr>
          <w:highlight w:val="yellow"/>
        </w:rPr>
        <w:t>SHOULD WE CORRECT FOR BIAS USING OBSERVED DATA?</w:t>
      </w:r>
      <w:r w:rsidR="00C935FB">
        <w:rPr>
          <w:highlight w:val="yellow"/>
        </w:rPr>
        <w:t>HOW?</w:t>
      </w:r>
      <w:r w:rsidR="007C223C">
        <w:t xml:space="preserve">  </w:t>
      </w:r>
      <w:r w:rsidR="003459A3">
        <w:t xml:space="preserve">Figure below show a test possible implementation of bias correction based on observed data.  </w:t>
      </w:r>
    </w:p>
    <w:p w14:paraId="5A311787" w14:textId="77777777" w:rsidR="00B64F8B" w:rsidRDefault="007D5300" w:rsidP="00BD455A">
      <w:pPr>
        <w:keepNext/>
      </w:pPr>
      <w:r>
        <w:rPr>
          <w:noProof/>
        </w:rPr>
        <w:lastRenderedPageBreak/>
        <w:drawing>
          <wp:inline distT="0" distB="0" distL="0" distR="0" wp14:anchorId="1159D784" wp14:editId="2958D83A">
            <wp:extent cx="4777641" cy="2582034"/>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77641" cy="2582034"/>
                    </a:xfrm>
                    <a:prstGeom prst="rect">
                      <a:avLst/>
                    </a:prstGeom>
                  </pic:spPr>
                </pic:pic>
              </a:graphicData>
            </a:graphic>
          </wp:inline>
        </w:drawing>
      </w:r>
    </w:p>
    <w:p w14:paraId="418D39B9" w14:textId="252A83E8" w:rsidR="00101FC9" w:rsidRDefault="00B64F8B" w:rsidP="00BD455A">
      <w:pPr>
        <w:pStyle w:val="Bijschrift"/>
        <w:rPr>
          <w:del w:id="1764" w:author="Teklesadik, Aklilu" w:date="2018-12-07T16:38:00Z"/>
        </w:rPr>
      </w:pPr>
      <w:r>
        <w:t xml:space="preserve">Figure </w:t>
      </w:r>
      <w:r>
        <w:rPr>
          <w:i w:val="0"/>
          <w:iCs w:val="0"/>
        </w:rPr>
        <w:fldChar w:fldCharType="begin"/>
      </w:r>
      <w:r>
        <w:instrText xml:space="preserve"> SEQ Figure \* ARABIC </w:instrText>
      </w:r>
      <w:r>
        <w:rPr>
          <w:i w:val="0"/>
          <w:iCs w:val="0"/>
        </w:rPr>
        <w:fldChar w:fldCharType="separate"/>
      </w:r>
      <w:r w:rsidR="000909DC">
        <w:rPr>
          <w:noProof/>
        </w:rPr>
        <w:t>5</w:t>
      </w:r>
      <w:r>
        <w:rPr>
          <w:i w:val="0"/>
          <w:iCs w:val="0"/>
        </w:rPr>
        <w:fldChar w:fldCharType="end"/>
      </w:r>
      <w:r>
        <w:t xml:space="preserve"> </w:t>
      </w:r>
      <w:r w:rsidR="002033C4">
        <w:t>Plot of the discharge from GLOFAS (</w:t>
      </w:r>
      <w:r w:rsidR="00064E60">
        <w:t>black markers</w:t>
      </w:r>
      <w:r w:rsidR="002033C4">
        <w:t>)</w:t>
      </w:r>
      <w:r w:rsidR="00064E60">
        <w:t xml:space="preserve"> and observations (blue) for </w:t>
      </w:r>
      <w:proofErr w:type="spellStart"/>
      <w:r w:rsidR="00064E60">
        <w:t>Kalabo</w:t>
      </w:r>
      <w:proofErr w:type="spellEnd"/>
      <w:r w:rsidR="00064E60">
        <w:t xml:space="preserve"> station</w:t>
      </w:r>
      <w:r w:rsidR="00421513">
        <w:t xml:space="preserve"> against the </w:t>
      </w:r>
      <w:r w:rsidR="001E24F7">
        <w:t xml:space="preserve">probability of not exceeding the flood </w:t>
      </w:r>
      <w:proofErr w:type="spellStart"/>
      <w:r w:rsidR="001E24F7">
        <w:t>treshold</w:t>
      </w:r>
      <w:proofErr w:type="spellEnd"/>
      <w:r w:rsidR="00064E60">
        <w:t xml:space="preserve">. The red line shows the GLOFAS data after a correction for bias has been </w:t>
      </w:r>
      <w:r w:rsidR="00EC5A25">
        <w:t>applied. The correction in this case is a 0.5 factor</w:t>
      </w:r>
      <w:r w:rsidR="00BB5DCB">
        <w:t xml:space="preserve"> qualitatively chosen. </w:t>
      </w:r>
    </w:p>
    <w:p w14:paraId="1A71958C" w14:textId="6B1317AC" w:rsidR="007C223C" w:rsidRDefault="007C223C">
      <w:pPr>
        <w:pStyle w:val="Bijschrift"/>
        <w:rPr>
          <w:del w:id="1765" w:author="Teklesadik, Aklilu" w:date="2018-12-07T16:38:00Z"/>
        </w:rPr>
        <w:pPrChange w:id="1766" w:author="Teklesadik, Aklilu" w:date="2018-12-07T16:43:00Z">
          <w:pPr/>
        </w:pPrChange>
      </w:pPr>
    </w:p>
    <w:p w14:paraId="1282D7BB" w14:textId="152201E4" w:rsidR="00430053" w:rsidRDefault="00430053" w:rsidP="00430053">
      <w:pPr>
        <w:pStyle w:val="Bijschrift"/>
        <w:keepNext/>
      </w:pPr>
      <w:bookmarkStart w:id="1767" w:name="_Ref530564759"/>
      <w:r>
        <w:t xml:space="preserve">Figure </w:t>
      </w:r>
      <w:r>
        <w:fldChar w:fldCharType="begin"/>
      </w:r>
      <w:r>
        <w:instrText xml:space="preserve"> SEQ Figure \* ARABIC </w:instrText>
      </w:r>
      <w:r>
        <w:fldChar w:fldCharType="separate"/>
      </w:r>
      <w:r w:rsidR="000909DC">
        <w:rPr>
          <w:noProof/>
        </w:rPr>
        <w:t>6</w:t>
      </w:r>
      <w:r>
        <w:fldChar w:fldCharType="end"/>
      </w:r>
      <w:bookmarkEnd w:id="1767"/>
      <w:r>
        <w:t xml:space="preserve"> Comparison of observed discharge (orange line) with hindcast data (blue line). The Horizontal line are the 90,95 and 98% percentile calculated from the hindcast data. The yellow vertical lines mark the years where a flood has been reported in the area.</w:t>
      </w:r>
    </w:p>
    <w:p w14:paraId="409AD96E" w14:textId="16A24B7D" w:rsidR="007C223C" w:rsidRDefault="007C223C" w:rsidP="0012655B"/>
    <w:p w14:paraId="0F942928" w14:textId="77777777" w:rsidR="00805C1E" w:rsidRDefault="00805C1E" w:rsidP="0012655B"/>
    <w:p w14:paraId="41FB8EFD" w14:textId="77777777" w:rsidR="00805C1E" w:rsidRDefault="00805C1E" w:rsidP="0012655B"/>
    <w:p w14:paraId="6AA9673C" w14:textId="77777777" w:rsidR="00805C1E" w:rsidRDefault="00805C1E" w:rsidP="0012655B"/>
    <w:p w14:paraId="7FEA5524" w14:textId="77777777" w:rsidR="00805C1E" w:rsidRDefault="00805C1E" w:rsidP="0012655B"/>
    <w:p w14:paraId="5BD138F1" w14:textId="77777777" w:rsidR="00805C1E" w:rsidRDefault="00805C1E" w:rsidP="0012655B"/>
    <w:p w14:paraId="048260ED" w14:textId="77777777" w:rsidR="00805C1E" w:rsidRDefault="00805C1E" w:rsidP="0012655B"/>
    <w:p w14:paraId="18CD22BE" w14:textId="77777777" w:rsidR="00805C1E" w:rsidRDefault="00805C1E" w:rsidP="0012655B"/>
    <w:p w14:paraId="10BA80CF" w14:textId="77777777" w:rsidR="00805C1E" w:rsidRDefault="00805C1E" w:rsidP="0012655B"/>
    <w:p w14:paraId="5DEC3800" w14:textId="77777777" w:rsidR="00805C1E" w:rsidRDefault="00805C1E" w:rsidP="0012655B"/>
    <w:p w14:paraId="4A2D37AF" w14:textId="77777777" w:rsidR="00805C1E" w:rsidRDefault="00805C1E" w:rsidP="0012655B"/>
    <w:p w14:paraId="43BE0CB1" w14:textId="77777777" w:rsidR="00805C1E" w:rsidRDefault="00805C1E" w:rsidP="0012655B"/>
    <w:p w14:paraId="6CF9AD27" w14:textId="77777777" w:rsidR="007C223C" w:rsidRDefault="007C223C" w:rsidP="0012655B"/>
    <w:p w14:paraId="50C9F094" w14:textId="27507AA0" w:rsidR="007C223C" w:rsidRDefault="007C223C">
      <w:pPr>
        <w:pPrChange w:id="1768" w:author="Teklesadik, Aklilu" w:date="2018-12-07T16:43:00Z">
          <w:pPr>
            <w:pStyle w:val="Kop3"/>
          </w:pPr>
        </w:pPrChange>
      </w:pPr>
      <w:del w:id="1769" w:author="Teklesadik, Aklilu" w:date="2018-12-07T16:38:00Z">
        <w:r>
          <w:delText xml:space="preserve"> </w:delText>
        </w:r>
        <w:bookmarkStart w:id="1770" w:name="_Toc531863824"/>
        <w:r>
          <w:delText>Skill of the Model</w:delText>
        </w:r>
      </w:del>
      <w:bookmarkEnd w:id="1770"/>
    </w:p>
    <w:p w14:paraId="1C80A22E" w14:textId="77777777" w:rsidR="00CC2AAC" w:rsidRDefault="00CC2AAC">
      <w:pPr>
        <w:pStyle w:val="Kop2"/>
        <w:pPrChange w:id="1771" w:author="Teklesadik, Aklilu" w:date="2018-12-07T16:38:00Z">
          <w:pPr/>
        </w:pPrChange>
      </w:pPr>
      <w:r>
        <w:t xml:space="preserve">Which trigger Level and What forecast probability should trigger action? </w:t>
      </w:r>
    </w:p>
    <w:p w14:paraId="5E547D70" w14:textId="77777777" w:rsidR="00E02949" w:rsidRDefault="00CC2AAC" w:rsidP="00CC2AAC">
      <w:r>
        <w:t xml:space="preserve">To guide the discussion of selecting a </w:t>
      </w:r>
      <w:r>
        <w:t>“</w:t>
      </w:r>
      <w:r>
        <w:t>danger level</w:t>
      </w:r>
      <w:r>
        <w:t>”</w:t>
      </w:r>
      <w:r>
        <w:t xml:space="preserve"> we selected a list of possible threshold values which are defined based on percentile and flow return period, for each GLOFAS station in ZAMBIA. This thresholds are defined based on the ensemble median values of </w:t>
      </w:r>
      <w:proofErr w:type="spellStart"/>
      <w:r>
        <w:t>glofas</w:t>
      </w:r>
      <w:proofErr w:type="spellEnd"/>
      <w:r>
        <w:t xml:space="preserve"> simulation with a time </w:t>
      </w:r>
      <w:r>
        <w:lastRenderedPageBreak/>
        <w:t xml:space="preserve">step=0 and used as a proxy for the  amount  of  discharge  that  causes  a  flood. The list of the selected threshold are: </w:t>
      </w:r>
    </w:p>
    <w:p w14:paraId="10AF5347" w14:textId="77777777" w:rsidR="00E02949" w:rsidRDefault="00CC2AAC" w:rsidP="00E02949">
      <w:pPr>
        <w:pStyle w:val="Lijstalinea"/>
        <w:numPr>
          <w:ilvl w:val="0"/>
          <w:numId w:val="5"/>
        </w:numPr>
      </w:pPr>
      <w:r w:rsidRPr="005732D3">
        <w:t>98</w:t>
      </w:r>
      <w:r>
        <w:t xml:space="preserve"> percentile,</w:t>
      </w:r>
      <w:r w:rsidRPr="005732D3">
        <w:t xml:space="preserve"> </w:t>
      </w:r>
    </w:p>
    <w:p w14:paraId="5E9C238F" w14:textId="77777777" w:rsidR="00E02949" w:rsidRDefault="00CC2AAC" w:rsidP="00E02949">
      <w:pPr>
        <w:pStyle w:val="Lijstalinea"/>
        <w:numPr>
          <w:ilvl w:val="0"/>
          <w:numId w:val="5"/>
        </w:numPr>
      </w:pPr>
      <w:r w:rsidRPr="005732D3">
        <w:t>95</w:t>
      </w:r>
      <w:r>
        <w:t xml:space="preserve"> percentile,</w:t>
      </w:r>
    </w:p>
    <w:p w14:paraId="3A382A4E" w14:textId="77777777" w:rsidR="00E02949" w:rsidRDefault="00CC2AAC" w:rsidP="00E02949">
      <w:pPr>
        <w:pStyle w:val="Lijstalinea"/>
        <w:numPr>
          <w:ilvl w:val="0"/>
          <w:numId w:val="5"/>
        </w:numPr>
      </w:pPr>
      <w:r>
        <w:t>90 percentile,</w:t>
      </w:r>
    </w:p>
    <w:p w14:paraId="173372F3" w14:textId="77777777" w:rsidR="00E02949" w:rsidRDefault="00CC2AAC" w:rsidP="00E02949">
      <w:pPr>
        <w:pStyle w:val="Lijstalinea"/>
        <w:numPr>
          <w:ilvl w:val="0"/>
          <w:numId w:val="5"/>
        </w:numPr>
      </w:pPr>
      <w:r>
        <w:t xml:space="preserve">5 Year return Period, </w:t>
      </w:r>
    </w:p>
    <w:p w14:paraId="08B81373" w14:textId="77777777" w:rsidR="00E02949" w:rsidRDefault="00CC2AAC" w:rsidP="00E02949">
      <w:pPr>
        <w:pStyle w:val="Lijstalinea"/>
        <w:numPr>
          <w:ilvl w:val="0"/>
          <w:numId w:val="5"/>
        </w:numPr>
      </w:pPr>
      <w:r>
        <w:t>10 Year return Period,</w:t>
      </w:r>
    </w:p>
    <w:p w14:paraId="53825BD3" w14:textId="7261F85A" w:rsidR="00E02949" w:rsidRDefault="00CC2AAC" w:rsidP="00E02949">
      <w:pPr>
        <w:pStyle w:val="Lijstalinea"/>
        <w:numPr>
          <w:ilvl w:val="0"/>
          <w:numId w:val="5"/>
        </w:numPr>
      </w:pPr>
      <w:r>
        <w:t xml:space="preserve">15 Year return Period and </w:t>
      </w:r>
    </w:p>
    <w:p w14:paraId="4A6B7E3E" w14:textId="77777777" w:rsidR="00E02949" w:rsidRDefault="00CC2AAC" w:rsidP="00E02949">
      <w:pPr>
        <w:pStyle w:val="Lijstalinea"/>
        <w:numPr>
          <w:ilvl w:val="0"/>
          <w:numId w:val="5"/>
        </w:numPr>
        <w:rPr>
          <w:ins w:id="1772" w:author="Agathe Bucherie" w:date="2018-12-13T04:23:00Z"/>
        </w:rPr>
      </w:pPr>
      <w:r>
        <w:t xml:space="preserve">20 Year return period. </w:t>
      </w:r>
    </w:p>
    <w:p w14:paraId="53C9372B" w14:textId="710081F0" w:rsidR="03854EF0" w:rsidRDefault="03854EF0">
      <w:pPr>
        <w:ind w:left="360"/>
        <w:rPr>
          <w:ins w:id="1773" w:author="Agathe Bucherie" w:date="2018-12-13T04:23:00Z"/>
        </w:rPr>
        <w:pPrChange w:id="1774" w:author="Agathe Bucherie" w:date="2018-12-13T04:23:00Z">
          <w:pPr/>
        </w:pPrChange>
      </w:pPr>
    </w:p>
    <w:p w14:paraId="053FF153" w14:textId="4FAD04EE" w:rsidR="03854EF0" w:rsidRDefault="03854EF0">
      <w:pPr>
        <w:ind w:left="360"/>
        <w:pPrChange w:id="1775" w:author="Agathe Bucherie" w:date="2018-12-13T04:23:00Z">
          <w:pPr/>
        </w:pPrChange>
      </w:pPr>
      <w:ins w:id="1776" w:author="Agathe Bucherie" w:date="2018-12-13T04:23:00Z">
        <w:r w:rsidRPr="5B15D581">
          <w:rPr>
            <w:color w:val="5B9BD5" w:themeColor="accent1"/>
            <w:rPrChange w:id="1777" w:author="Agathe Bucherie" w:date="2018-12-13T04:24:00Z">
              <w:rPr/>
            </w:rPrChange>
          </w:rPr>
          <w:t>AB : is percentile</w:t>
        </w:r>
      </w:ins>
      <w:ins w:id="1778" w:author="Agathe Bucherie" w:date="2018-12-13T04:24:00Z">
        <w:r w:rsidR="5B15D581" w:rsidRPr="5B15D581">
          <w:rPr>
            <w:color w:val="5B9BD5" w:themeColor="accent1"/>
            <w:rPrChange w:id="1779" w:author="Agathe Bucherie" w:date="2018-12-13T04:24:00Z">
              <w:rPr/>
            </w:rPrChange>
          </w:rPr>
          <w:t xml:space="preserve"> not related to Return period ?</w:t>
        </w:r>
      </w:ins>
    </w:p>
    <w:p w14:paraId="7240A103" w14:textId="4B099A26" w:rsidR="00CC2AAC" w:rsidRDefault="00CC2AAC" w:rsidP="00CC2AAC">
      <w:r>
        <w:t xml:space="preserve">In total 7 x 24(for each GLOFAS station) we defined threshold, this will help provide sufficient information for the discussion of the technical committee. </w:t>
      </w:r>
    </w:p>
    <w:p w14:paraId="77BCA086" w14:textId="1B74205B" w:rsidR="00CC2AAC" w:rsidRDefault="00CC2AAC" w:rsidP="00CC2AAC">
      <w:pPr>
        <w:rPr>
          <w:noProof/>
        </w:rPr>
      </w:pPr>
      <w:r>
        <w:rPr>
          <w:noProof/>
        </w:rPr>
        <w:drawing>
          <wp:inline distT="0" distB="0" distL="0" distR="0" wp14:anchorId="4E4971CF" wp14:editId="721BD9EC">
            <wp:extent cx="3569252" cy="1784627"/>
            <wp:effectExtent l="0" t="0" r="0" b="0"/>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s_glofas_90Lukulu_Kalab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9252" cy="1784627"/>
                    </a:xfrm>
                    <a:prstGeom prst="rect">
                      <a:avLst/>
                    </a:prstGeom>
                  </pic:spPr>
                </pic:pic>
              </a:graphicData>
            </a:graphic>
          </wp:inline>
        </w:drawing>
      </w:r>
      <w:r w:rsidRPr="00CC2AAC">
        <w:rPr>
          <w:noProof/>
        </w:rPr>
        <w:t xml:space="preserve"> </w:t>
      </w:r>
      <w:r>
        <w:rPr>
          <w:noProof/>
        </w:rPr>
        <w:drawing>
          <wp:inline distT="0" distB="0" distL="0" distR="0" wp14:anchorId="5719A273" wp14:editId="15645BB5">
            <wp:extent cx="3625850" cy="1812925"/>
            <wp:effectExtent l="0" t="0" r="0" b="0"/>
            <wp:docPr id="18" name="Picture 18"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s_glofas_95Lukulu_Nduben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5850" cy="1812925"/>
                    </a:xfrm>
                    <a:prstGeom prst="rect">
                      <a:avLst/>
                    </a:prstGeom>
                  </pic:spPr>
                </pic:pic>
              </a:graphicData>
            </a:graphic>
          </wp:inline>
        </w:drawing>
      </w:r>
    </w:p>
    <w:p w14:paraId="42BF8CB3" w14:textId="51E770FC" w:rsidR="00CC2AAC" w:rsidRDefault="00CC2AAC" w:rsidP="00CC2AAC">
      <w:r>
        <w:rPr>
          <w:noProof/>
        </w:rPr>
        <w:drawing>
          <wp:inline distT="0" distB="0" distL="0" distR="0" wp14:anchorId="36E660F1" wp14:editId="3F21DEE2">
            <wp:extent cx="3536950" cy="1768475"/>
            <wp:effectExtent l="0" t="0" r="6350" b="3175"/>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s_glofas_RT20Lukulu_Kafirond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363" cy="1768682"/>
                    </a:xfrm>
                    <a:prstGeom prst="rect">
                      <a:avLst/>
                    </a:prstGeom>
                  </pic:spPr>
                </pic:pic>
              </a:graphicData>
            </a:graphic>
          </wp:inline>
        </w:drawing>
      </w:r>
    </w:p>
    <w:p w14:paraId="0DDA8200" w14:textId="36F363AB" w:rsidR="00CC2AAC" w:rsidRDefault="00CC2AAC" w:rsidP="00CC2AAC">
      <w:r>
        <w:lastRenderedPageBreak/>
        <w:t>For FBF activation our interest is to test the forecasting skill of GLOFAS with a lead time that gives as a window of opportunity to take actions, thus we did skill assessment of GLOFAS simulation with time step of 4</w:t>
      </w:r>
      <w:ins w:id="1780" w:author="Teklesadik, Aklilu" w:date="2018-12-09T18:44:00Z">
        <w:r w:rsidR="00E02949">
          <w:t xml:space="preserve"> and 7</w:t>
        </w:r>
      </w:ins>
      <w:r>
        <w:t xml:space="preserve">.  For each Threshold we  calculate probability </w:t>
      </w:r>
      <w:ins w:id="1781" w:author="Teklesadik, Aklilu" w:date="2018-12-09T18:44:00Z">
        <w:r w:rsidR="00040FF1">
          <w:t xml:space="preserve">(based on </w:t>
        </w:r>
      </w:ins>
      <w:ins w:id="1782" w:author="Teklesadik, Aklilu" w:date="2018-12-09T18:45:00Z">
        <w:r w:rsidR="00040FF1">
          <w:t>frequency</w:t>
        </w:r>
      </w:ins>
      <w:ins w:id="1783" w:author="Teklesadik, Aklilu" w:date="2018-12-09T18:44:00Z">
        <w:r w:rsidR="00040FF1">
          <w:t xml:space="preserve">) </w:t>
        </w:r>
      </w:ins>
      <w:r>
        <w:t xml:space="preserve">for  false alarm and hit, this was done by </w:t>
      </w:r>
    </w:p>
    <w:p w14:paraId="12B9F1D3" w14:textId="77777777" w:rsidR="00CC2AAC" w:rsidRDefault="00CC2AAC" w:rsidP="00CC2AAC">
      <w:pPr>
        <w:pStyle w:val="Lijstalinea"/>
        <w:numPr>
          <w:ilvl w:val="0"/>
          <w:numId w:val="4"/>
        </w:numPr>
      </w:pPr>
      <w:r>
        <w:t>first comparing the maximum simulated flows against threshold (</w:t>
      </w:r>
      <w:proofErr w:type="spellStart"/>
      <w:r>
        <w:t>glofas</w:t>
      </w:r>
      <w:proofErr w:type="spellEnd"/>
      <w:r>
        <w:t xml:space="preserve"> signal to detect flood) for each year</w:t>
      </w:r>
    </w:p>
    <w:p w14:paraId="027EEB7F" w14:textId="77777777" w:rsidR="00CC2AAC" w:rsidRDefault="00CC2AAC" w:rsidP="00CC2AAC">
      <w:pPr>
        <w:pStyle w:val="Lijstalinea"/>
        <w:numPr>
          <w:ilvl w:val="0"/>
          <w:numId w:val="4"/>
        </w:numPr>
      </w:pPr>
      <w:r>
        <w:t xml:space="preserve">then we compared </w:t>
      </w:r>
      <w:proofErr w:type="spellStart"/>
      <w:r>
        <w:t>glofas</w:t>
      </w:r>
      <w:proofErr w:type="spellEnd"/>
      <w:r>
        <w:t xml:space="preserve"> signal with impact data. If impact data showed a flood was reported for that specific period a positive </w:t>
      </w:r>
      <w:proofErr w:type="spellStart"/>
      <w:r>
        <w:t>glofas</w:t>
      </w:r>
      <w:proofErr w:type="spellEnd"/>
      <w:r>
        <w:t xml:space="preserve"> signal is translated as hit. If </w:t>
      </w:r>
      <w:proofErr w:type="spellStart"/>
      <w:r>
        <w:t>glofas</w:t>
      </w:r>
      <w:proofErr w:type="spellEnd"/>
      <w:r>
        <w:t xml:space="preserve"> missed the flood event it will be a miss. On the other hand if </w:t>
      </w:r>
      <w:proofErr w:type="spellStart"/>
      <w:r>
        <w:t>Glofas</w:t>
      </w:r>
      <w:proofErr w:type="spellEnd"/>
      <w:r>
        <w:t xml:space="preserve"> indicated a positive signal (flooding) whereas no impact was reported for that specific year </w:t>
      </w:r>
      <w:proofErr w:type="spellStart"/>
      <w:r>
        <w:t>glofas</w:t>
      </w:r>
      <w:proofErr w:type="spellEnd"/>
      <w:r>
        <w:t xml:space="preserve"> signal is interpreted as false alarm </w:t>
      </w:r>
    </w:p>
    <w:p w14:paraId="5A1D1152" w14:textId="77777777" w:rsidR="00CC2AAC" w:rsidRDefault="00CC2AAC" w:rsidP="00CC2AAC">
      <w:pPr>
        <w:pStyle w:val="Lijstalinea"/>
        <w:numPr>
          <w:ilvl w:val="0"/>
          <w:numId w:val="4"/>
        </w:numPr>
      </w:pPr>
      <w:r>
        <w:t xml:space="preserve">For each GLOFAs Signal probability was calculated by comparing the % of ensemble members indicating the identified signal. </w:t>
      </w:r>
    </w:p>
    <w:p w14:paraId="282E5ABF" w14:textId="77777777" w:rsidR="00CC2AAC" w:rsidRDefault="00CC2AAC" w:rsidP="00CC2AAC">
      <w:r>
        <w:t xml:space="preserve">For humanitarian actors the most interesting indicator for forecast  verification is the false alarm ratio (FAR) which is defined as the number of forecast-based actions that were not followed by a flooding, divided by the total number of actions that were triggered by the system( False alarm + Hit Rate). False alarm represents the proportion of actions that are  taken  </w:t>
      </w:r>
      <w:r>
        <w:t>“</w:t>
      </w:r>
      <w:r>
        <w:t>in  vain</w:t>
      </w:r>
      <w:r>
        <w:t>”</w:t>
      </w:r>
      <w:r>
        <w:t xml:space="preserve">.  </w:t>
      </w:r>
      <w:r w:rsidR="00F346E2">
        <w:t xml:space="preserve">Following the methodology in </w:t>
      </w:r>
      <w:proofErr w:type="spellStart"/>
      <w:r w:rsidR="00F346E2">
        <w:t>Weeink</w:t>
      </w:r>
      <w:proofErr w:type="spellEnd"/>
      <w:r w:rsidR="00F346E2">
        <w:t xml:space="preserve"> (2010), we can compute a number of scores to assess the skill of a forecast method. the False Alarm Ratio (FAR), the Probability of detection (POD) and the critical success index (</w:t>
      </w:r>
      <w:bookmarkStart w:id="1784" w:name="_GoBack"/>
      <w:r w:rsidR="00F346E2">
        <w:t>CSI</w:t>
      </w:r>
      <w:bookmarkEnd w:id="1784"/>
      <w:r w:rsidR="00F346E2">
        <w:t xml:space="preserve">) (WMO, 2007). </w:t>
      </w:r>
      <w:r>
        <w:t xml:space="preserve">Which are defined as follows: </w:t>
      </w:r>
    </w:p>
    <w:p w14:paraId="155C27B5" w14:textId="77777777" w:rsidR="00CC2AAC" w:rsidRPr="00F346E2" w:rsidRDefault="00574E60" w:rsidP="00CC2AAC">
      <w:pPr>
        <w:rPr>
          <w:vertAlign w:val="subscript"/>
        </w:rPr>
      </w:pPr>
      <m:oMathPara>
        <m:oMath>
          <m:r>
            <w:rPr>
              <w:rFonts w:ascii="Cambria Math" w:hAnsi="Cambria Math"/>
              <w:vertAlign w:val="subscript"/>
            </w:rPr>
            <m:t>POD=</m:t>
          </m:r>
          <m:f>
            <m:fPr>
              <m:ctrlPr>
                <w:rPr>
                  <w:rFonts w:ascii="Cambria Math" w:hAnsi="Cambria Math"/>
                  <w:i/>
                  <w:vertAlign w:val="subscript"/>
                </w:rPr>
              </m:ctrlPr>
            </m:fPr>
            <m:num>
              <m:r>
                <w:rPr>
                  <w:rFonts w:ascii="Cambria Math" w:hAnsi="Cambria Math"/>
                  <w:vertAlign w:val="subscript"/>
                </w:rPr>
                <m:t>hits</m:t>
              </m:r>
            </m:num>
            <m:den>
              <m:r>
                <w:rPr>
                  <w:rFonts w:ascii="Cambria Math" w:hAnsi="Cambria Math"/>
                  <w:vertAlign w:val="subscript"/>
                </w:rPr>
                <m:t>hits+misses</m:t>
              </m:r>
            </m:den>
          </m:f>
        </m:oMath>
      </m:oMathPara>
    </w:p>
    <w:p w14:paraId="0B6C07D3" w14:textId="77777777" w:rsidR="00CC2AAC" w:rsidRPr="00F346E2" w:rsidRDefault="00574E60" w:rsidP="00CC2AAC">
      <w:pPr>
        <w:rPr>
          <w:vertAlign w:val="subscript"/>
        </w:rPr>
      </w:pPr>
      <m:oMathPara>
        <m:oMath>
          <m:r>
            <w:rPr>
              <w:rFonts w:ascii="Cambria Math" w:hAnsi="Cambria Math"/>
              <w:vertAlign w:val="subscript"/>
            </w:rPr>
            <m:t>FAR=</m:t>
          </m:r>
          <m:f>
            <m:fPr>
              <m:ctrlPr>
                <w:rPr>
                  <w:rFonts w:ascii="Cambria Math" w:hAnsi="Cambria Math"/>
                  <w:i/>
                  <w:vertAlign w:val="subscript"/>
                </w:rPr>
              </m:ctrlPr>
            </m:fPr>
            <m:num>
              <m:r>
                <w:rPr>
                  <w:rFonts w:ascii="Cambria Math" w:hAnsi="Cambria Math"/>
                  <w:vertAlign w:val="subscript"/>
                </w:rPr>
                <m:t>false alarms</m:t>
              </m:r>
            </m:num>
            <m:den>
              <m:r>
                <w:rPr>
                  <w:rFonts w:ascii="Cambria Math" w:hAnsi="Cambria Math"/>
                  <w:vertAlign w:val="subscript"/>
                </w:rPr>
                <m:t>false alarms+hits</m:t>
              </m:r>
            </m:den>
          </m:f>
        </m:oMath>
      </m:oMathPara>
    </w:p>
    <w:p w14:paraId="4A74DE8D" w14:textId="77777777" w:rsidR="00CC2AAC" w:rsidRPr="008279DF" w:rsidRDefault="00574E60" w:rsidP="00CC2AAC">
      <w:pPr>
        <w:rPr>
          <w:vertAlign w:val="subscript"/>
        </w:rPr>
      </w:pPr>
      <m:oMathPara>
        <m:oMath>
          <m:r>
            <w:rPr>
              <w:rFonts w:ascii="Cambria Math" w:hAnsi="Cambria Math"/>
              <w:vertAlign w:val="subscript"/>
            </w:rPr>
            <m:t>CSI=</m:t>
          </m:r>
          <m:f>
            <m:fPr>
              <m:ctrlPr>
                <w:rPr>
                  <w:rFonts w:ascii="Cambria Math" w:hAnsi="Cambria Math"/>
                  <w:i/>
                  <w:vertAlign w:val="subscript"/>
                </w:rPr>
              </m:ctrlPr>
            </m:fPr>
            <m:num>
              <m:r>
                <w:rPr>
                  <w:rFonts w:ascii="Cambria Math" w:hAnsi="Cambria Math"/>
                  <w:vertAlign w:val="subscript"/>
                </w:rPr>
                <m:t>hits</m:t>
              </m:r>
            </m:num>
            <m:den>
              <m:r>
                <w:rPr>
                  <w:rFonts w:ascii="Cambria Math" w:hAnsi="Cambria Math"/>
                  <w:vertAlign w:val="subscript"/>
                </w:rPr>
                <m:t>hits+misses+false alarms</m:t>
              </m:r>
            </m:den>
          </m:f>
        </m:oMath>
      </m:oMathPara>
    </w:p>
    <w:p w14:paraId="75F51EC0" w14:textId="0DB20BBC" w:rsidR="00CC2AAC" w:rsidRDefault="00CC2AAC" w:rsidP="00CC2AAC">
      <w:r>
        <w:t xml:space="preserve">Where hits are events identified as above the threshold in the model and corresponding to a flood report for the same time and district. Misses are reported floods event that are not showing as above threshold in the model and false alarms are events above threshold in the model but not corresponding to a reported flood event for that time or place. </w:t>
      </w:r>
    </w:p>
    <w:p w14:paraId="7B35D701" w14:textId="6DDC2068" w:rsidR="00CC2AAC" w:rsidRDefault="00CC2AAC">
      <w:r>
        <w:br w:type="page"/>
      </w:r>
    </w:p>
    <w:p w14:paraId="2B9CF06E" w14:textId="6502612D" w:rsidR="00CC2AAC" w:rsidRDefault="00CC2AAC" w:rsidP="00CC2AAC"/>
    <w:p w14:paraId="41C42307" w14:textId="77777777" w:rsidR="00CC2AAC" w:rsidRPr="00CC2AAC" w:rsidRDefault="00CC2AAC">
      <w:pPr>
        <w:pPrChange w:id="1785" w:author="Teklesadik, Aklilu" w:date="2018-12-07T16:37:00Z">
          <w:pPr>
            <w:pStyle w:val="Kop3"/>
          </w:pPr>
        </w:pPrChange>
      </w:pPr>
    </w:p>
    <w:p w14:paraId="31A91F28" w14:textId="021F7263" w:rsidR="0012655B" w:rsidRDefault="00F346E2" w:rsidP="0012655B">
      <w:pPr>
        <w:rPr>
          <w:del w:id="1786" w:author="Teklesadik, Aklilu" w:date="2018-12-07T16:37:00Z"/>
        </w:rPr>
      </w:pPr>
      <w:del w:id="1787" w:author="Teklesadik, Aklilu" w:date="2018-12-07T16:37:00Z">
        <w:r w:rsidDel="00CC2AAC">
          <w:delText xml:space="preserve">Following the methodology in Weeink (2010), we can compute a number of scores to assess the skill of a forecast method. the False Alarm Ratio (FAR), the Probability of detection (POD) and the critical success index (CSI) (WMO, 2007). </w:delText>
        </w:r>
        <w:r>
          <w:delText xml:space="preserve">These are defined as follows: </w:delText>
        </w:r>
      </w:del>
    </w:p>
    <w:p w14:paraId="401D1F7E" w14:textId="40710675" w:rsidR="00F346E2" w:rsidRPr="00F346E2" w:rsidRDefault="00F346E2" w:rsidP="0012655B">
      <w:pPr>
        <w:rPr>
          <w:del w:id="1788" w:author="Teklesadik, Aklilu" w:date="2018-12-07T16:37:00Z"/>
          <w:vertAlign w:val="subscript"/>
        </w:rPr>
      </w:pPr>
      <m:oMathPara>
        <m:oMath>
          <m:r>
            <w:del w:id="1789" w:author="Teklesadik, Aklilu" w:date="2018-12-07T16:37:00Z">
              <w:rPr>
                <w:rFonts w:ascii="Cambria Math" w:hAnsi="Cambria Math"/>
                <w:vertAlign w:val="subscript"/>
              </w:rPr>
              <m:t>POD=</m:t>
            </w:del>
          </m:r>
          <m:f>
            <m:fPr>
              <m:ctrlPr>
                <w:del w:id="1790" w:author="Teklesadik, Aklilu" w:date="2018-12-07T16:37:00Z">
                  <w:rPr>
                    <w:rFonts w:ascii="Cambria Math" w:hAnsi="Cambria Math"/>
                    <w:i/>
                    <w:vertAlign w:val="subscript"/>
                  </w:rPr>
                </w:del>
              </m:ctrlPr>
            </m:fPr>
            <m:num>
              <m:r>
                <w:del w:id="1791" w:author="Teklesadik, Aklilu" w:date="2018-12-07T16:37:00Z">
                  <w:rPr>
                    <w:rFonts w:ascii="Cambria Math" w:hAnsi="Cambria Math"/>
                    <w:vertAlign w:val="subscript"/>
                  </w:rPr>
                  <m:t>hits</m:t>
                </w:del>
              </m:r>
            </m:num>
            <m:den>
              <m:r>
                <w:del w:id="1792" w:author="Teklesadik, Aklilu" w:date="2018-12-07T16:37:00Z">
                  <w:rPr>
                    <w:rFonts w:ascii="Cambria Math" w:hAnsi="Cambria Math"/>
                    <w:vertAlign w:val="subscript"/>
                  </w:rPr>
                  <m:t>hits+misses</m:t>
                </w:del>
              </m:r>
            </m:den>
          </m:f>
        </m:oMath>
      </m:oMathPara>
    </w:p>
    <w:p w14:paraId="1EA3E3F9" w14:textId="64D260CB" w:rsidR="00F346E2" w:rsidRPr="00F346E2" w:rsidRDefault="00F346E2" w:rsidP="0012655B">
      <w:pPr>
        <w:rPr>
          <w:del w:id="1793" w:author="Teklesadik, Aklilu" w:date="2018-12-07T16:37:00Z"/>
          <w:vertAlign w:val="subscript"/>
        </w:rPr>
      </w:pPr>
      <m:oMathPara>
        <m:oMath>
          <m:r>
            <w:del w:id="1794" w:author="Teklesadik, Aklilu" w:date="2018-12-07T16:37:00Z">
              <w:rPr>
                <w:rFonts w:ascii="Cambria Math" w:hAnsi="Cambria Math"/>
                <w:vertAlign w:val="subscript"/>
              </w:rPr>
              <m:t>FAR=</m:t>
            </w:del>
          </m:r>
          <m:f>
            <m:fPr>
              <m:ctrlPr>
                <w:del w:id="1795" w:author="Teklesadik, Aklilu" w:date="2018-12-07T16:37:00Z">
                  <w:rPr>
                    <w:rFonts w:ascii="Cambria Math" w:hAnsi="Cambria Math"/>
                    <w:i/>
                    <w:vertAlign w:val="subscript"/>
                  </w:rPr>
                </w:del>
              </m:ctrlPr>
            </m:fPr>
            <m:num>
              <m:r>
                <w:del w:id="1796" w:author="Teklesadik, Aklilu" w:date="2018-12-07T16:37:00Z">
                  <w:rPr>
                    <w:rFonts w:ascii="Cambria Math" w:hAnsi="Cambria Math"/>
                    <w:vertAlign w:val="subscript"/>
                  </w:rPr>
                  <m:t>false alarms</m:t>
                </w:del>
              </m:r>
            </m:num>
            <m:den>
              <m:r>
                <w:del w:id="1797" w:author="Teklesadik, Aklilu" w:date="2018-12-07T16:37:00Z">
                  <w:rPr>
                    <w:rFonts w:ascii="Cambria Math" w:hAnsi="Cambria Math"/>
                    <w:vertAlign w:val="subscript"/>
                  </w:rPr>
                  <m:t>false alarms+hits</m:t>
                </w:del>
              </m:r>
            </m:den>
          </m:f>
        </m:oMath>
      </m:oMathPara>
    </w:p>
    <w:p w14:paraId="4FDC983E" w14:textId="699E0CE0" w:rsidR="00F346E2" w:rsidRPr="008279DF" w:rsidRDefault="008279DF" w:rsidP="0012655B">
      <w:pPr>
        <w:rPr>
          <w:del w:id="1798" w:author="Teklesadik, Aklilu" w:date="2018-12-07T16:37:00Z"/>
          <w:vertAlign w:val="subscript"/>
        </w:rPr>
      </w:pPr>
      <m:oMathPara>
        <m:oMath>
          <m:r>
            <w:del w:id="1799" w:author="Teklesadik, Aklilu" w:date="2018-12-07T16:37:00Z">
              <w:rPr>
                <w:rFonts w:ascii="Cambria Math" w:hAnsi="Cambria Math"/>
                <w:vertAlign w:val="subscript"/>
              </w:rPr>
              <m:t>CSI=</m:t>
            </w:del>
          </m:r>
          <m:f>
            <m:fPr>
              <m:ctrlPr>
                <w:del w:id="1800" w:author="Teklesadik, Aklilu" w:date="2018-12-07T16:37:00Z">
                  <w:rPr>
                    <w:rFonts w:ascii="Cambria Math" w:hAnsi="Cambria Math"/>
                    <w:i/>
                    <w:vertAlign w:val="subscript"/>
                  </w:rPr>
                </w:del>
              </m:ctrlPr>
            </m:fPr>
            <m:num>
              <m:r>
                <w:del w:id="1801" w:author="Teklesadik, Aklilu" w:date="2018-12-07T16:37:00Z">
                  <w:rPr>
                    <w:rFonts w:ascii="Cambria Math" w:hAnsi="Cambria Math"/>
                    <w:vertAlign w:val="subscript"/>
                  </w:rPr>
                  <m:t>hits</m:t>
                </w:del>
              </m:r>
            </m:num>
            <m:den>
              <m:r>
                <w:del w:id="1802" w:author="Teklesadik, Aklilu" w:date="2018-12-07T16:37:00Z">
                  <w:rPr>
                    <w:rFonts w:ascii="Cambria Math" w:hAnsi="Cambria Math"/>
                    <w:vertAlign w:val="subscript"/>
                  </w:rPr>
                  <m:t>hits+misses+false alarms</m:t>
                </w:del>
              </m:r>
            </m:den>
          </m:f>
        </m:oMath>
      </m:oMathPara>
    </w:p>
    <w:p w14:paraId="6023C862" w14:textId="3ED3E94B" w:rsidR="00F346E2" w:rsidRDefault="008279DF" w:rsidP="0012655B">
      <w:pPr>
        <w:rPr>
          <w:del w:id="1803" w:author="Teklesadik, Aklilu" w:date="2018-12-07T16:37:00Z"/>
        </w:rPr>
      </w:pPr>
      <w:del w:id="1804" w:author="Teklesadik, Aklilu" w:date="2018-12-07T16:37:00Z">
        <w:r>
          <w:delText xml:space="preserve">Where hits are events identified as above the threshold in the model and corresponding to a flood report for the same time and district. Misses are reported floods event that are not showing as above threshold in the model and false alarms are events above threshold in the model but not corresponding to a reported flood event for that time or place. </w:delText>
        </w:r>
      </w:del>
    </w:p>
    <w:p w14:paraId="57CB376F" w14:textId="1155E112" w:rsidR="002842C3" w:rsidRDefault="002842C3" w:rsidP="0012655B">
      <w:pPr>
        <w:rPr>
          <w:del w:id="1805" w:author="Teklesadik, Aklilu" w:date="2018-12-07T16:37:00Z"/>
        </w:rPr>
      </w:pPr>
      <w:del w:id="1806" w:author="Teklesadik, Aklilu" w:date="2018-12-07T16:37:00Z">
        <w:r>
          <w:delText>We compute POD, FAR and CSI comparing the events above threshold with t</w:delText>
        </w:r>
        <w:r w:rsidR="003A1E08">
          <w:delText>he reported events</w:delText>
        </w:r>
        <w:r>
          <w:delText>. We find for the case of Lukulu station</w:delText>
        </w:r>
        <w:r w:rsidR="003A1E08">
          <w:delText>:</w:delText>
        </w:r>
      </w:del>
    </w:p>
    <w:p w14:paraId="2A1A8361" w14:textId="7045BDE2" w:rsidR="002842C3" w:rsidRPr="002842C3" w:rsidRDefault="002842C3" w:rsidP="0012655B">
      <w:pPr>
        <w:rPr>
          <w:del w:id="1807" w:author="Teklesadik, Aklilu" w:date="2018-12-07T16:37:00Z"/>
        </w:rPr>
      </w:pPr>
      <m:oMathPara>
        <m:oMath>
          <m:r>
            <w:del w:id="1808" w:author="Teklesadik, Aklilu" w:date="2018-12-07T16:37:00Z">
              <w:rPr>
                <w:rFonts w:ascii="Cambria Math" w:hAnsi="Cambria Math"/>
              </w:rPr>
              <m:t>POD=0.58</m:t>
            </w:del>
          </m:r>
        </m:oMath>
      </m:oMathPara>
    </w:p>
    <w:p w14:paraId="562EE2D9" w14:textId="7B1FC46E" w:rsidR="002842C3" w:rsidRPr="002842C3" w:rsidRDefault="002842C3" w:rsidP="0012655B">
      <w:pPr>
        <w:rPr>
          <w:del w:id="1809" w:author="Teklesadik, Aklilu" w:date="2018-12-07T16:37:00Z"/>
        </w:rPr>
      </w:pPr>
      <m:oMathPara>
        <m:oMath>
          <m:r>
            <w:del w:id="1810" w:author="Teklesadik, Aklilu" w:date="2018-12-07T16:37:00Z">
              <w:rPr>
                <w:rFonts w:ascii="Cambria Math" w:hAnsi="Cambria Math"/>
              </w:rPr>
              <m:t>FAR=0.36</m:t>
            </w:del>
          </m:r>
        </m:oMath>
      </m:oMathPara>
    </w:p>
    <w:p w14:paraId="5FC18B07" w14:textId="5260F54E" w:rsidR="002842C3" w:rsidRPr="003A1E08" w:rsidRDefault="002842C3" w:rsidP="0012655B">
      <w:pPr>
        <w:rPr>
          <w:del w:id="1811" w:author="Teklesadik, Aklilu" w:date="2018-12-07T16:37:00Z"/>
        </w:rPr>
      </w:pPr>
      <m:oMathPara>
        <m:oMath>
          <m:r>
            <w:del w:id="1812" w:author="Teklesadik, Aklilu" w:date="2018-12-07T16:37:00Z">
              <w:rPr>
                <w:rFonts w:ascii="Cambria Math" w:hAnsi="Cambria Math"/>
              </w:rPr>
              <m:t>CSI=0.50</m:t>
            </w:del>
          </m:r>
        </m:oMath>
      </m:oMathPara>
    </w:p>
    <w:p w14:paraId="1EFF7079" w14:textId="2256D659" w:rsidR="00FE2353" w:rsidRDefault="003A1E08" w:rsidP="00FE2353">
      <w:pPr>
        <w:jc w:val="both"/>
        <w:rPr>
          <w:del w:id="1813" w:author="Teklesadik, Aklilu" w:date="2018-12-07T16:37:00Z"/>
        </w:rPr>
      </w:pPr>
      <w:del w:id="1814" w:author="Teklesadik, Aklilu" w:date="2018-12-07T16:37:00Z">
        <w:r>
          <w:delText xml:space="preserve"> These numbers can be used to select the </w:delText>
        </w:r>
        <w:r>
          <w:delText>‘</w:delText>
        </w:r>
        <w:r>
          <w:delText>reliable</w:delText>
        </w:r>
        <w:r>
          <w:delText>’</w:delText>
        </w:r>
        <w:r>
          <w:delText xml:space="preserve"> stations. However this analysis is not complete because we are not including in the calculation the probability of the forecast. </w:delText>
        </w:r>
      </w:del>
    </w:p>
    <w:p w14:paraId="488A9F22" w14:textId="597334FF" w:rsidR="003A1E08" w:rsidRDefault="008573CE" w:rsidP="00FE2353">
      <w:pPr>
        <w:jc w:val="both"/>
        <w:rPr>
          <w:ins w:id="1815" w:author="Homberg van den, Marc" w:date="2018-12-06T12:49:00Z"/>
        </w:rPr>
      </w:pPr>
      <w:r w:rsidRPr="008573CE">
        <w:rPr>
          <w:highlight w:val="yellow"/>
        </w:rPr>
        <w:t>SHOULD WE ONLY USE FORECAST WITH PROBABILITY HIGHER THAN X? WHAT IS A SENSIBLE THRESHOLD? HOW DO WE COMBINE THE INFORMATION ON THE PROBABILITY OF THE FORECAST WITH THE PROBABILITY OF DETECTION?</w:t>
      </w:r>
      <w:r>
        <w:t xml:space="preserve"> </w:t>
      </w:r>
    </w:p>
    <w:p w14:paraId="03AE8830" w14:textId="006E01A1" w:rsidR="00C91C85" w:rsidRPr="002842C3" w:rsidRDefault="00C91C85" w:rsidP="00FE2353">
      <w:pPr>
        <w:jc w:val="both"/>
      </w:pPr>
      <w:ins w:id="1816" w:author="Homberg van den, Marc" w:date="2018-12-06T12:49:00Z">
        <w:r>
          <w:t xml:space="preserve">Discussion also in terms of: upstream versus downstream monitoring stations? Possibly better GLOFAS forecast skill e.g. for upstream stations? </w:t>
        </w:r>
      </w:ins>
      <w:ins w:id="1817" w:author="Homberg van den, Marc" w:date="2018-12-06T12:50:00Z">
        <w:r>
          <w:t xml:space="preserve">Influence of dams/irrigation infrastructure </w:t>
        </w:r>
        <w:proofErr w:type="spellStart"/>
        <w:r>
          <w:t>etc</w:t>
        </w:r>
        <w:proofErr w:type="spellEnd"/>
        <w:r>
          <w:t>?</w:t>
        </w:r>
      </w:ins>
    </w:p>
    <w:p w14:paraId="12DD0452" w14:textId="77777777" w:rsidR="0012655B" w:rsidRDefault="008573CE" w:rsidP="00781F98">
      <w:pPr>
        <w:pStyle w:val="Kop2"/>
      </w:pPr>
      <w:bookmarkStart w:id="1818" w:name="_Toc531863825"/>
      <w:r>
        <w:t xml:space="preserve">Possible workflow in the </w:t>
      </w:r>
      <w:proofErr w:type="spellStart"/>
      <w:r>
        <w:t>FbF</w:t>
      </w:r>
      <w:proofErr w:type="spellEnd"/>
      <w:r>
        <w:t xml:space="preserve"> system based on preliminary analysis</w:t>
      </w:r>
      <w:bookmarkEnd w:id="1818"/>
    </w:p>
    <w:p w14:paraId="43FB76E2" w14:textId="305495A0" w:rsidR="008573CE" w:rsidRDefault="008573CE" w:rsidP="008573CE">
      <w:pPr>
        <w:rPr>
          <w:ins w:id="1819" w:author="Homberg van den, Marc" w:date="2018-12-06T12:51:00Z"/>
        </w:rPr>
      </w:pPr>
    </w:p>
    <w:p w14:paraId="37FCDA97" w14:textId="4BE62DF9" w:rsidR="0078209C" w:rsidDel="00DB4361" w:rsidRDefault="0078209C" w:rsidP="008573CE">
      <w:pPr>
        <w:rPr>
          <w:del w:id="1820" w:author="Giodini, Stefania" w:date="2018-12-20T16:45:00Z"/>
        </w:rPr>
      </w:pPr>
      <w:ins w:id="1821" w:author="Homberg van den, Marc" w:date="2018-12-06T12:51:00Z">
        <w:del w:id="1822" w:author="Giodini, Stefania" w:date="2018-12-20T16:45:00Z">
          <w:r w:rsidDel="00DB4361">
            <w:delText>Maybe include a bit a flow diagram lik</w:delText>
          </w:r>
        </w:del>
      </w:ins>
      <w:ins w:id="1823" w:author="Homberg van den, Marc" w:date="2018-12-06T12:52:00Z">
        <w:del w:id="1824" w:author="Giodini, Stefania" w:date="2018-12-20T16:45:00Z">
          <w:r w:rsidDel="00DB4361">
            <w:delText xml:space="preserve">e in this paper: </w:delText>
          </w:r>
          <w:r w:rsidRPr="0078209C" w:rsidDel="00DB4361">
            <w:delText>https://www.nat-hazards-earth-syst-sci.net/17/1111/2017/nhess-17-1111-2017.pdf</w:delText>
          </w:r>
        </w:del>
      </w:ins>
    </w:p>
    <w:p w14:paraId="210CA5AE" w14:textId="077FF7CC" w:rsidR="008573CE" w:rsidDel="00DB4361" w:rsidRDefault="00537A6A" w:rsidP="00537A6A">
      <w:pPr>
        <w:pStyle w:val="Lijstalinea"/>
        <w:numPr>
          <w:ilvl w:val="0"/>
          <w:numId w:val="1"/>
        </w:numPr>
        <w:rPr>
          <w:del w:id="1825" w:author="Giodini, Stefania" w:date="2018-12-20T16:45:00Z"/>
        </w:rPr>
      </w:pPr>
      <w:del w:id="1826" w:author="Giodini, Stefania" w:date="2018-12-20T16:45:00Z">
        <w:r w:rsidDel="00DB4361">
          <w:delText xml:space="preserve">GLOFAS will release the forecast every 7 days. Forecast is for the next 30 days. </w:delText>
        </w:r>
      </w:del>
    </w:p>
    <w:p w14:paraId="7D3CB510" w14:textId="09554A0B" w:rsidR="00537A6A" w:rsidDel="00DB4361" w:rsidRDefault="00537A6A" w:rsidP="00537A6A">
      <w:pPr>
        <w:pStyle w:val="Lijstalinea"/>
        <w:numPr>
          <w:ilvl w:val="0"/>
          <w:numId w:val="1"/>
        </w:numPr>
        <w:rPr>
          <w:del w:id="1827" w:author="Giodini, Stefania" w:date="2018-12-20T16:45:00Z"/>
        </w:rPr>
      </w:pPr>
      <w:del w:id="1828" w:author="Giodini, Stefania" w:date="2018-12-20T16:45:00Z">
        <w:r w:rsidDel="00DB4361">
          <w:delText xml:space="preserve">The forecast is compared to the trigger level and the probability of exceeding the trigger level in the following 5 days is calculated. </w:delText>
        </w:r>
      </w:del>
    </w:p>
    <w:p w14:paraId="1CFB1123" w14:textId="6062487B" w:rsidR="00537A6A" w:rsidDel="00DB4361" w:rsidRDefault="00537A6A" w:rsidP="00537A6A">
      <w:pPr>
        <w:pStyle w:val="Lijstalinea"/>
        <w:numPr>
          <w:ilvl w:val="0"/>
          <w:numId w:val="1"/>
        </w:numPr>
        <w:rPr>
          <w:del w:id="1829" w:author="Giodini, Stefania" w:date="2018-12-20T16:45:00Z"/>
        </w:rPr>
      </w:pPr>
      <w:del w:id="1830" w:author="Giodini, Stefania" w:date="2018-12-20T16:45:00Z">
        <w:r w:rsidDel="00DB4361">
          <w:delText xml:space="preserve">If prob_exceed&gt; XX than </w:delText>
        </w:r>
        <w:r w:rsidR="00C438D2" w:rsidDel="00DB4361">
          <w:delText xml:space="preserve">: </w:delText>
        </w:r>
      </w:del>
    </w:p>
    <w:p w14:paraId="66CD3BF6" w14:textId="13B37A7A" w:rsidR="00C438D2" w:rsidDel="00DB4361" w:rsidRDefault="00C438D2" w:rsidP="00C438D2">
      <w:pPr>
        <w:pStyle w:val="Lijstalinea"/>
        <w:numPr>
          <w:ilvl w:val="1"/>
          <w:numId w:val="1"/>
        </w:numPr>
        <w:rPr>
          <w:del w:id="1831" w:author="Giodini, Stefania" w:date="2018-12-20T16:45:00Z"/>
        </w:rPr>
      </w:pPr>
      <w:del w:id="1832" w:author="Giodini, Stefania" w:date="2018-12-20T16:45:00Z">
        <w:r w:rsidDel="00DB4361">
          <w:delText>Calculate return period of incoming flood (already in glofas data)</w:delText>
        </w:r>
      </w:del>
    </w:p>
    <w:p w14:paraId="6A823ACF" w14:textId="0F1E2C1A" w:rsidR="00C438D2" w:rsidDel="00DB4361" w:rsidRDefault="00C438D2" w:rsidP="00C438D2">
      <w:pPr>
        <w:pStyle w:val="Lijstalinea"/>
        <w:numPr>
          <w:ilvl w:val="1"/>
          <w:numId w:val="1"/>
        </w:numPr>
        <w:rPr>
          <w:del w:id="1833" w:author="Giodini, Stefania" w:date="2018-12-20T16:45:00Z"/>
        </w:rPr>
      </w:pPr>
      <w:del w:id="1834" w:author="Giodini, Stefania" w:date="2018-12-20T16:45:00Z">
        <w:r w:rsidDel="00DB4361">
          <w:delText>Produce forecasted flood extent map based on return period info</w:delText>
        </w:r>
      </w:del>
    </w:p>
    <w:p w14:paraId="21170D5D" w14:textId="60B48ABD" w:rsidR="00C438D2" w:rsidDel="00DB4361" w:rsidRDefault="00C438D2" w:rsidP="00C438D2">
      <w:pPr>
        <w:pStyle w:val="Lijstalinea"/>
        <w:numPr>
          <w:ilvl w:val="1"/>
          <w:numId w:val="1"/>
        </w:numPr>
        <w:rPr>
          <w:del w:id="1835" w:author="Giodini, Stefania" w:date="2018-12-20T16:45:00Z"/>
        </w:rPr>
      </w:pPr>
      <w:del w:id="1836" w:author="Giodini, Stefania" w:date="2018-12-20T16:45:00Z">
        <w:r w:rsidDel="00DB4361">
          <w:delText>Produce intervention map</w:delText>
        </w:r>
      </w:del>
    </w:p>
    <w:p w14:paraId="0C686D6C" w14:textId="47CB81CB" w:rsidR="00C438D2" w:rsidDel="00DB4361" w:rsidRDefault="00C438D2" w:rsidP="00C438D2">
      <w:pPr>
        <w:pStyle w:val="Lijstalinea"/>
        <w:numPr>
          <w:ilvl w:val="1"/>
          <w:numId w:val="1"/>
        </w:numPr>
        <w:rPr>
          <w:del w:id="1837" w:author="Giodini, Stefania" w:date="2018-12-20T16:45:00Z"/>
        </w:rPr>
      </w:pPr>
      <w:del w:id="1838" w:author="Giodini, Stefania" w:date="2018-12-20T16:45:00Z">
        <w:r w:rsidDel="00DB4361">
          <w:delText>Initiate communication for early action implementation</w:delText>
        </w:r>
      </w:del>
    </w:p>
    <w:p w14:paraId="68CD4C97" w14:textId="77777777" w:rsidR="00251883" w:rsidRDefault="00251883" w:rsidP="00251883">
      <w:pPr>
        <w:pStyle w:val="Kop2"/>
      </w:pPr>
      <w:bookmarkStart w:id="1839" w:name="_Toc531863826"/>
      <w:r>
        <w:lastRenderedPageBreak/>
        <w:t>Menu and selection of forecast</w:t>
      </w:r>
      <w:bookmarkEnd w:id="1839"/>
    </w:p>
    <w:p w14:paraId="27003EA2" w14:textId="77777777" w:rsidR="00251883" w:rsidRDefault="00251883" w:rsidP="00251883">
      <w:pPr>
        <w:pStyle w:val="Kop2"/>
      </w:pPr>
      <w:bookmarkStart w:id="1840" w:name="_Toc531863827"/>
      <w:r>
        <w:t>Definition of the level of impact</w:t>
      </w:r>
      <w:bookmarkEnd w:id="1840"/>
    </w:p>
    <w:p w14:paraId="4D5DAF70" w14:textId="77777777" w:rsidR="00251883" w:rsidRDefault="00251883" w:rsidP="00251883"/>
    <w:p w14:paraId="4CB99373" w14:textId="77777777" w:rsidR="00251883" w:rsidRDefault="00251883" w:rsidP="00781F98">
      <w:pPr>
        <w:pStyle w:val="Kop1"/>
      </w:pPr>
    </w:p>
    <w:p w14:paraId="1FA0D7FB" w14:textId="2CBC3E95" w:rsidR="00781F98" w:rsidRDefault="00781F98" w:rsidP="00781F98">
      <w:pPr>
        <w:pStyle w:val="Kop1"/>
      </w:pPr>
      <w:bookmarkStart w:id="1841" w:name="_Toc531863828"/>
      <w:r w:rsidRPr="00781F98">
        <w:t>Selection</w:t>
      </w:r>
      <w:r>
        <w:t xml:space="preserve"> of actions</w:t>
      </w:r>
      <w:bookmarkEnd w:id="1841"/>
    </w:p>
    <w:p w14:paraId="21592820" w14:textId="30949A1F" w:rsidR="00781F98" w:rsidRDefault="00781F98" w:rsidP="00781F98">
      <w:r>
        <w:t>Process of preparation and activation of the EAP</w:t>
      </w:r>
    </w:p>
    <w:p w14:paraId="4FE97140" w14:textId="5AFCEE36" w:rsidR="00781F98" w:rsidRDefault="00781F98" w:rsidP="00781F98">
      <w:pPr>
        <w:pStyle w:val="Kop1"/>
      </w:pPr>
      <w:bookmarkStart w:id="1842" w:name="_Toc531863829"/>
      <w:r>
        <w:t>Monitoring evaluation, responsibility and learning</w:t>
      </w:r>
      <w:bookmarkEnd w:id="1842"/>
      <w:r>
        <w:t xml:space="preserve"> </w:t>
      </w:r>
    </w:p>
    <w:p w14:paraId="344B7398" w14:textId="44E8C574" w:rsidR="00781F98" w:rsidRDefault="00781F98" w:rsidP="00781F98">
      <w:pPr>
        <w:pStyle w:val="Kop1"/>
      </w:pPr>
      <w:bookmarkStart w:id="1843" w:name="_Toc531863830"/>
      <w:r>
        <w:t>National society capacity for early action</w:t>
      </w:r>
      <w:bookmarkEnd w:id="1843"/>
      <w:r>
        <w:t xml:space="preserve"> </w:t>
      </w:r>
    </w:p>
    <w:p w14:paraId="30EBBD8C" w14:textId="459CA9DC" w:rsidR="00781F98" w:rsidRDefault="00781F98" w:rsidP="00781F98">
      <w:pPr>
        <w:pStyle w:val="Kop1"/>
      </w:pPr>
      <w:bookmarkStart w:id="1844" w:name="_Toc531863831"/>
      <w:r>
        <w:t>Finances and logistics</w:t>
      </w:r>
      <w:bookmarkEnd w:id="1844"/>
    </w:p>
    <w:p w14:paraId="21041590" w14:textId="56015FD8" w:rsidR="00781F98" w:rsidRDefault="00781F98" w:rsidP="00781F98">
      <w:pPr>
        <w:pStyle w:val="Kop1"/>
      </w:pPr>
      <w:bookmarkStart w:id="1845" w:name="_Toc531863832"/>
      <w:r>
        <w:t>EAP approval and validation with other organization</w:t>
      </w:r>
      <w:bookmarkEnd w:id="1845"/>
      <w:r>
        <w:t xml:space="preserve"> </w:t>
      </w:r>
    </w:p>
    <w:p w14:paraId="0DC6BBE9" w14:textId="7AE980EF" w:rsidR="00781F98" w:rsidRDefault="00781F98" w:rsidP="00781F98">
      <w:pPr>
        <w:pStyle w:val="Kop1"/>
      </w:pPr>
      <w:bookmarkStart w:id="1846" w:name="_Toc531863833"/>
      <w:r>
        <w:t>Conclusion</w:t>
      </w:r>
      <w:bookmarkEnd w:id="1846"/>
      <w:r>
        <w:t xml:space="preserve"> </w:t>
      </w:r>
    </w:p>
    <w:p w14:paraId="6B043B98" w14:textId="72EA54B9" w:rsidR="00781F98" w:rsidRDefault="00781F98" w:rsidP="00781F98">
      <w:pPr>
        <w:pStyle w:val="Kop1"/>
      </w:pPr>
      <w:bookmarkStart w:id="1847" w:name="_Toc531863834"/>
      <w:r>
        <w:t>Annexes</w:t>
      </w:r>
      <w:bookmarkEnd w:id="1847"/>
    </w:p>
    <w:p w14:paraId="22C12FDA" w14:textId="77777777" w:rsidR="00781F98" w:rsidRPr="00781F98" w:rsidRDefault="00781F98" w:rsidP="00781F98"/>
    <w:p w14:paraId="2F864A5F" w14:textId="2046C9AE" w:rsidR="00781F98" w:rsidRDefault="00C4641A" w:rsidP="2EA27C94">
      <w:pPr>
        <w:rPr>
          <w:ins w:id="1848" w:author="Homberg van den, Marc" w:date="2018-12-06T10:50:00Z"/>
        </w:rPr>
      </w:pPr>
      <w:ins w:id="1849" w:author="Homberg van den, Marc" w:date="2018-12-06T10:50:00Z">
        <w:r>
          <w:t>References</w:t>
        </w:r>
      </w:ins>
    </w:p>
    <w:p w14:paraId="56B3E4B6" w14:textId="165A14B1" w:rsidR="00C4641A" w:rsidRDefault="00C4641A" w:rsidP="00781F98">
      <w:pPr>
        <w:rPr>
          <w:ins w:id="1850" w:author="Homberg van den, Marc" w:date="2018-12-06T11:53:00Z"/>
        </w:rPr>
      </w:pPr>
      <w:ins w:id="1851" w:author="Homberg van den, Marc" w:date="2018-12-06T10:50:00Z">
        <w:r w:rsidRPr="00C4641A">
          <w:t xml:space="preserve">[1] K. </w:t>
        </w:r>
        <w:proofErr w:type="spellStart"/>
        <w:r w:rsidRPr="00C4641A">
          <w:t>Bischiniotis</w:t>
        </w:r>
        <w:proofErr w:type="spellEnd"/>
        <w:r w:rsidRPr="00C4641A">
          <w:t xml:space="preserve">, B. van den </w:t>
        </w:r>
        <w:proofErr w:type="spellStart"/>
        <w:r w:rsidRPr="00C4641A">
          <w:t>Hurk</w:t>
        </w:r>
        <w:proofErr w:type="spellEnd"/>
        <w:r w:rsidRPr="00C4641A">
          <w:t xml:space="preserve">, E. Coughlan de Perez, E. </w:t>
        </w:r>
        <w:proofErr w:type="spellStart"/>
        <w:r w:rsidRPr="00C4641A">
          <w:t>Zsoter</w:t>
        </w:r>
        <w:proofErr w:type="spellEnd"/>
        <w:r w:rsidRPr="00C4641A">
          <w:t xml:space="preserve">, M. </w:t>
        </w:r>
        <w:proofErr w:type="spellStart"/>
        <w:r w:rsidRPr="00C4641A">
          <w:t>Grillakis</w:t>
        </w:r>
        <w:proofErr w:type="spellEnd"/>
        <w:r w:rsidRPr="00C4641A">
          <w:t xml:space="preserve">, J. </w:t>
        </w:r>
        <w:proofErr w:type="spellStart"/>
        <w:r w:rsidRPr="00C4641A">
          <w:t>Aerts</w:t>
        </w:r>
        <w:proofErr w:type="spellEnd"/>
        <w:r w:rsidRPr="00C4641A">
          <w:t xml:space="preserve">, Evaluation of ensemble streamflow predictions and flood warnings in Peru, in: </w:t>
        </w:r>
        <w:proofErr w:type="spellStart"/>
        <w:r w:rsidRPr="00C4641A">
          <w:t>Geophys</w:t>
        </w:r>
        <w:proofErr w:type="spellEnd"/>
        <w:r w:rsidRPr="00C4641A">
          <w:t xml:space="preserve">. Res. </w:t>
        </w:r>
        <w:proofErr w:type="spellStart"/>
        <w:r w:rsidRPr="00C4641A">
          <w:t>Abstr</w:t>
        </w:r>
        <w:proofErr w:type="spellEnd"/>
        <w:r w:rsidRPr="00C4641A">
          <w:t>., 2018. https://meetingorganizer.copernicus.org/EGU2018/EGU2018-15318.pdf (accessed May 2, 2018).</w:t>
        </w:r>
      </w:ins>
    </w:p>
    <w:p w14:paraId="18D893BC" w14:textId="2A80698E" w:rsidR="00454CFF" w:rsidRDefault="00454CFF" w:rsidP="00781F98">
      <w:pPr>
        <w:rPr>
          <w:ins w:id="1852" w:author="Homberg van den, Marc" w:date="2018-12-06T12:28:00Z"/>
        </w:rPr>
      </w:pPr>
      <w:ins w:id="1853" w:author="Homberg van den, Marc" w:date="2018-12-06T11:53:00Z">
        <w:r w:rsidRPr="00454CFF">
          <w:t xml:space="preserve">[1] M.A. Trigg, C.E. Birch, J.C. Neal, P.D. Bates, A. Smith, C.C. Sampson, D. Yamazaki, Y. </w:t>
        </w:r>
        <w:proofErr w:type="spellStart"/>
        <w:r w:rsidRPr="00454CFF">
          <w:t>Hirabayashi</w:t>
        </w:r>
        <w:proofErr w:type="spellEnd"/>
        <w:r w:rsidRPr="00454CFF">
          <w:t xml:space="preserve">, F. </w:t>
        </w:r>
        <w:proofErr w:type="spellStart"/>
        <w:r w:rsidRPr="00454CFF">
          <w:t>Pappenberger</w:t>
        </w:r>
        <w:proofErr w:type="spellEnd"/>
        <w:r w:rsidRPr="00454CFF">
          <w:t>, E. Dutra, P.J. Ward, The credibility challenge for global fluvial flood risk analysis, Environ. Res. Lett. 11 (2016). doi:10.1088/1748-9326/11/9/094014.</w:t>
        </w:r>
      </w:ins>
    </w:p>
    <w:p w14:paraId="1B5E41DB" w14:textId="79BCD130" w:rsidR="0066454C" w:rsidRPr="00781F98" w:rsidRDefault="0066454C" w:rsidP="00781F98">
      <w:ins w:id="1854" w:author="Homberg van den, Marc" w:date="2018-12-06T12:28:00Z">
        <w:r w:rsidRPr="0066454C">
          <w:t xml:space="preserve">[1] </w:t>
        </w:r>
        <w:proofErr w:type="spellStart"/>
        <w:r w:rsidRPr="0066454C">
          <w:t>GloFAS</w:t>
        </w:r>
        <w:proofErr w:type="spellEnd"/>
        <w:r w:rsidRPr="0066454C">
          <w:t xml:space="preserve">, Performance analysis of long lead flood forecast information from </w:t>
        </w:r>
        <w:proofErr w:type="spellStart"/>
        <w:r w:rsidRPr="0066454C">
          <w:t>GloFAS</w:t>
        </w:r>
        <w:proofErr w:type="spellEnd"/>
        <w:r w:rsidRPr="0066454C">
          <w:t>, (2016) 1</w:t>
        </w:r>
        <w:r w:rsidRPr="0066454C">
          <w:t>–</w:t>
        </w:r>
        <w:r w:rsidRPr="0066454C">
          <w:t>29.</w:t>
        </w:r>
        <w:r>
          <w:t xml:space="preserve"> RIMES</w:t>
        </w:r>
      </w:ins>
    </w:p>
    <w:p w14:paraId="0194AF1C" w14:textId="77777777" w:rsidR="00781F98" w:rsidRDefault="00781F98" w:rsidP="00781F98"/>
    <w:p w14:paraId="1D3A8A66" w14:textId="77777777" w:rsidR="008573CE" w:rsidRPr="008573CE" w:rsidRDefault="008573CE" w:rsidP="008573CE"/>
    <w:p w14:paraId="69DC2D70" w14:textId="77777777" w:rsidR="0012655B" w:rsidRDefault="0012655B" w:rsidP="0012655B"/>
    <w:p w14:paraId="3EC81F58" w14:textId="77777777" w:rsidR="0012655B" w:rsidRPr="0012655B" w:rsidRDefault="0012655B" w:rsidP="0012655B"/>
    <w:sectPr w:rsidR="0012655B" w:rsidRPr="0012655B" w:rsidSect="007F4CF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8" w:author="Homberg van den, Marc" w:date="2018-12-06T11:56:00Z" w:initials="HvdM">
    <w:p w14:paraId="3C833B21" w14:textId="6B568E81" w:rsidR="00653C11" w:rsidRDefault="00653C11">
      <w:pPr>
        <w:pStyle w:val="Tekstopmerking"/>
      </w:pPr>
      <w:r>
        <w:rPr>
          <w:rStyle w:val="Verwijzingopmerking"/>
        </w:rPr>
        <w:annotationRef/>
      </w:r>
      <w:r>
        <w:t xml:space="preserve">Maybe this document can rather form like a technical annex to the EAP? I have put the EAP template in the directory. </w:t>
      </w:r>
    </w:p>
  </w:comment>
  <w:comment w:id="90" w:author="Giodini, Stefania" w:date="2018-12-11T13:43:00Z" w:initials="SG">
    <w:p w14:paraId="0C4DB622" w14:textId="766F3D99" w:rsidR="00743059" w:rsidRDefault="00743059">
      <w:pPr>
        <w:pStyle w:val="Tekstopmerking"/>
      </w:pPr>
      <w:r>
        <w:rPr>
          <w:rStyle w:val="Verwijzingopmerking"/>
        </w:rPr>
        <w:annotationRef/>
      </w:r>
      <w:r>
        <w:t>I would leave all this out because it is already in the EAP</w:t>
      </w:r>
    </w:p>
  </w:comment>
  <w:comment w:id="94" w:author="Giodini, Stefania" w:date="2018-12-11T13:44:00Z" w:initials="SG">
    <w:p w14:paraId="33D1EC9E" w14:textId="77777777" w:rsidR="007A79D6" w:rsidRDefault="007A79D6" w:rsidP="007A79D6">
      <w:pPr>
        <w:rPr>
          <w:rFonts w:eastAsia="Helvetica Neue"/>
        </w:rPr>
      </w:pPr>
      <w:r>
        <w:rPr>
          <w:rStyle w:val="Verwijzingopmerking"/>
        </w:rPr>
        <w:annotationRef/>
      </w:r>
      <w:r>
        <w:rPr>
          <w:rFonts w:eastAsia="Helvetica Neue"/>
        </w:rPr>
        <w:t>DEFINITIONS CAN GO TO FOOTNOTES ONCE WE HAVE A DESCRIPTION OF THESE FOR ZAMBIA; FROM CONTINGENCY PLANS? WARMA DOCUMENTS?</w:t>
      </w:r>
    </w:p>
    <w:p w14:paraId="0235E5C9" w14:textId="68BCF362" w:rsidR="007A79D6" w:rsidRDefault="007A79D6">
      <w:pPr>
        <w:pStyle w:val="Tekstopmerking"/>
      </w:pPr>
    </w:p>
  </w:comment>
  <w:comment w:id="139" w:author="Giodini, Stefania" w:date="2018-12-11T13:44:00Z" w:initials="SG">
    <w:p w14:paraId="6803E59E" w14:textId="52C205A8" w:rsidR="005D4687" w:rsidRDefault="005D4687">
      <w:pPr>
        <w:pStyle w:val="Tekstopmerking"/>
      </w:pPr>
      <w:r>
        <w:rPr>
          <w:rStyle w:val="Verwijzingopmerking"/>
        </w:rPr>
        <w:annotationRef/>
      </w:r>
      <w:r>
        <w:t>We mention this but out of scope</w:t>
      </w:r>
    </w:p>
  </w:comment>
  <w:comment w:id="186" w:author="Teklesadik, Aklilu" w:date="2018-12-09T17:22:00Z" w:initials="TA">
    <w:p w14:paraId="286846D5" w14:textId="0523D7F6" w:rsidR="00D66D16" w:rsidRDefault="00D66D16">
      <w:pPr>
        <w:pStyle w:val="Tekstopmerking"/>
      </w:pPr>
      <w:r>
        <w:rPr>
          <w:rStyle w:val="Verwijzingopmerking"/>
        </w:rPr>
        <w:annotationRef/>
      </w:r>
      <w:r>
        <w:t xml:space="preserve">I am not sure which flood planes are we referring to here </w:t>
      </w:r>
      <w:r>
        <w:t xml:space="preserve">maybe better to change this sub-section to </w:t>
      </w:r>
      <w:r>
        <w:t>“</w:t>
      </w:r>
      <w:r>
        <w:t>Districts where there is a High flood risk</w:t>
      </w:r>
      <w:r>
        <w:t>”</w:t>
      </w:r>
      <w:r>
        <w:t xml:space="preserve"> this is indeed the explanation in the table </w:t>
      </w:r>
    </w:p>
  </w:comment>
  <w:comment w:id="1603" w:author="Teklesadik, Aklilu" w:date="2018-12-04T10:57:00Z" w:initials="TA">
    <w:p w14:paraId="5817AEC4" w14:textId="17067B7B" w:rsidR="00653C11" w:rsidRDefault="00653C11">
      <w:pPr>
        <w:pStyle w:val="Tekstopmerking"/>
      </w:pPr>
      <w:r>
        <w:rPr>
          <w:rStyle w:val="Verwijzingopmerking"/>
        </w:rPr>
        <w:annotationRef/>
      </w:r>
      <w:r>
        <w:t xml:space="preserve">I am assuming this is based on calculating flood area for each year. We need to show the total area of flood for each year and then we need to add a </w:t>
      </w:r>
      <w:r>
        <w:t xml:space="preserve">rference for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833B21" w15:done="0"/>
  <w15:commentEx w15:paraId="0C4DB622" w15:done="0"/>
  <w15:commentEx w15:paraId="0235E5C9" w15:done="0"/>
  <w15:commentEx w15:paraId="6803E59E" w15:done="0"/>
  <w15:commentEx w15:paraId="286846D5" w15:done="0"/>
  <w15:commentEx w15:paraId="5817AE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833B21" w16cid:durableId="1FB38CFC"/>
  <w16cid:commentId w16cid:paraId="0C4DB622" w16cid:durableId="1FBA3D96"/>
  <w16cid:commentId w16cid:paraId="0235E5C9" w16cid:durableId="1FBA3DDA"/>
  <w16cid:commentId w16cid:paraId="6803E59E" w16cid:durableId="1FBA3DBE"/>
  <w16cid:commentId w16cid:paraId="286846D5" w16cid:durableId="1FB7CDD9"/>
  <w16cid:commentId w16cid:paraId="5817AEC4" w16cid:durableId="1FB0DC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2698B" w14:textId="77777777" w:rsidR="00B968D2" w:rsidRDefault="00B968D2" w:rsidP="00BF7BAB">
      <w:pPr>
        <w:spacing w:after="0" w:line="240" w:lineRule="auto"/>
      </w:pPr>
      <w:r>
        <w:separator/>
      </w:r>
    </w:p>
  </w:endnote>
  <w:endnote w:type="continuationSeparator" w:id="0">
    <w:p w14:paraId="1D61FB96" w14:textId="77777777" w:rsidR="00B968D2" w:rsidRDefault="00B968D2" w:rsidP="00BF7BAB">
      <w:pPr>
        <w:spacing w:after="0" w:line="240" w:lineRule="auto"/>
      </w:pPr>
      <w:r>
        <w:continuationSeparator/>
      </w:r>
    </w:p>
  </w:endnote>
  <w:endnote w:type="continuationNotice" w:id="1">
    <w:p w14:paraId="5DA7DEF8" w14:textId="77777777" w:rsidR="00B968D2" w:rsidRDefault="00B968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Corbel"/>
    <w:charset w:val="00"/>
    <w:family w:val="swiss"/>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AAF0C" w14:textId="77777777" w:rsidR="00B968D2" w:rsidRDefault="00B968D2" w:rsidP="00BF7BAB">
      <w:pPr>
        <w:spacing w:after="0" w:line="240" w:lineRule="auto"/>
      </w:pPr>
      <w:r>
        <w:separator/>
      </w:r>
    </w:p>
  </w:footnote>
  <w:footnote w:type="continuationSeparator" w:id="0">
    <w:p w14:paraId="11B5CCD4" w14:textId="77777777" w:rsidR="00B968D2" w:rsidRDefault="00B968D2" w:rsidP="00BF7BAB">
      <w:pPr>
        <w:spacing w:after="0" w:line="240" w:lineRule="auto"/>
      </w:pPr>
      <w:r>
        <w:continuationSeparator/>
      </w:r>
    </w:p>
  </w:footnote>
  <w:footnote w:type="continuationNotice" w:id="1">
    <w:p w14:paraId="66F7BCE0" w14:textId="77777777" w:rsidR="00B968D2" w:rsidRDefault="00B968D2">
      <w:pPr>
        <w:spacing w:after="0" w:line="240" w:lineRule="auto"/>
      </w:pPr>
    </w:p>
  </w:footnote>
  <w:footnote w:id="2">
    <w:p w14:paraId="26F1BF3D" w14:textId="5DACC659" w:rsidR="00653C11" w:rsidRDefault="00653C11">
      <w:pPr>
        <w:pStyle w:val="Voetnoottekst"/>
      </w:pPr>
      <w:ins w:id="1264" w:author="Giodini, Stefania" w:date="2018-12-04T11:45:00Z">
        <w:r>
          <w:rPr>
            <w:rStyle w:val="Voetnootmarkering"/>
          </w:rPr>
          <w:footnoteRef/>
        </w:r>
        <w:r>
          <w:t xml:space="preserve"> Data can be found at [USGS website]</w:t>
        </w:r>
      </w:ins>
    </w:p>
  </w:footnote>
  <w:footnote w:id="3">
    <w:p w14:paraId="0E016567" w14:textId="2CB8536C" w:rsidR="00653C11" w:rsidRDefault="00653C11">
      <w:pPr>
        <w:pStyle w:val="Voetnoottekst"/>
      </w:pPr>
      <w:ins w:id="1312" w:author="Giodini, Stefania" w:date="2018-12-04T11:51:00Z">
        <w:r>
          <w:rPr>
            <w:rStyle w:val="Voetnootmarkering"/>
          </w:rPr>
          <w:footnoteRef/>
        </w:r>
        <w:r>
          <w:t xml:space="preserve"> Roberto Jaramillo in this case</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6E63"/>
    <w:multiLevelType w:val="hybridMultilevel"/>
    <w:tmpl w:val="0966FD8C"/>
    <w:lvl w:ilvl="0" w:tplc="E3C4816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D6094B"/>
    <w:multiLevelType w:val="hybridMultilevel"/>
    <w:tmpl w:val="53A0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335EFC"/>
    <w:multiLevelType w:val="hybridMultilevel"/>
    <w:tmpl w:val="6C1AC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F76DEB"/>
    <w:multiLevelType w:val="hybridMultilevel"/>
    <w:tmpl w:val="2E56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E608B6"/>
    <w:multiLevelType w:val="hybridMultilevel"/>
    <w:tmpl w:val="AEB6F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 Verstraten">
    <w15:presenceInfo w15:providerId="None" w15:userId="Ko Verstraten"/>
  </w15:person>
  <w15:person w15:author="Homberg van den, Marc">
    <w15:presenceInfo w15:providerId="None" w15:userId="Homberg van den, Marc"/>
  </w15:person>
  <w15:person w15:author="Teklesadik, Aklilu">
    <w15:presenceInfo w15:providerId="AD" w15:userId="S-1-5-21-823518204-839522115-1801674531-36267"/>
  </w15:person>
  <w15:person w15:author="Giodini, Stefania">
    <w15:presenceInfo w15:providerId="AD" w15:userId="S-1-5-21-823518204-839522115-1801674531-35695"/>
  </w15:person>
  <w15:person w15:author="Marc van den Homberg">
    <w15:presenceInfo w15:providerId="None" w15:userId="Marc van den Ho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FB3"/>
    <w:rsid w:val="00040FF1"/>
    <w:rsid w:val="000559E2"/>
    <w:rsid w:val="0006087E"/>
    <w:rsid w:val="00061246"/>
    <w:rsid w:val="00064E60"/>
    <w:rsid w:val="000761D2"/>
    <w:rsid w:val="0008070B"/>
    <w:rsid w:val="000909DC"/>
    <w:rsid w:val="000A739A"/>
    <w:rsid w:val="000B1BF2"/>
    <w:rsid w:val="000B7FCB"/>
    <w:rsid w:val="000D14C9"/>
    <w:rsid w:val="000D36E1"/>
    <w:rsid w:val="000D7DB4"/>
    <w:rsid w:val="000E6455"/>
    <w:rsid w:val="00101FC9"/>
    <w:rsid w:val="001067EF"/>
    <w:rsid w:val="00120DFD"/>
    <w:rsid w:val="0012655B"/>
    <w:rsid w:val="00137DB0"/>
    <w:rsid w:val="001610A4"/>
    <w:rsid w:val="001633D7"/>
    <w:rsid w:val="001642CA"/>
    <w:rsid w:val="001924AC"/>
    <w:rsid w:val="00194BF4"/>
    <w:rsid w:val="001A0721"/>
    <w:rsid w:val="001A2E41"/>
    <w:rsid w:val="001C40D0"/>
    <w:rsid w:val="001C7F89"/>
    <w:rsid w:val="001E24F7"/>
    <w:rsid w:val="001E2A78"/>
    <w:rsid w:val="001F4A96"/>
    <w:rsid w:val="002033C4"/>
    <w:rsid w:val="00233252"/>
    <w:rsid w:val="00251883"/>
    <w:rsid w:val="002814AC"/>
    <w:rsid w:val="002842C3"/>
    <w:rsid w:val="002A18CC"/>
    <w:rsid w:val="002A28E7"/>
    <w:rsid w:val="002C4C0A"/>
    <w:rsid w:val="002D4FC5"/>
    <w:rsid w:val="003048F5"/>
    <w:rsid w:val="00304FB3"/>
    <w:rsid w:val="003208C1"/>
    <w:rsid w:val="003444CA"/>
    <w:rsid w:val="003459A3"/>
    <w:rsid w:val="0036125F"/>
    <w:rsid w:val="00363711"/>
    <w:rsid w:val="003729F8"/>
    <w:rsid w:val="0038092A"/>
    <w:rsid w:val="00380FE4"/>
    <w:rsid w:val="003A1E08"/>
    <w:rsid w:val="003E4E4F"/>
    <w:rsid w:val="003F5DEA"/>
    <w:rsid w:val="004070DC"/>
    <w:rsid w:val="00407818"/>
    <w:rsid w:val="00414C83"/>
    <w:rsid w:val="00415F0B"/>
    <w:rsid w:val="00421513"/>
    <w:rsid w:val="00430053"/>
    <w:rsid w:val="0043502E"/>
    <w:rsid w:val="00443E6B"/>
    <w:rsid w:val="00454CFF"/>
    <w:rsid w:val="00477CAC"/>
    <w:rsid w:val="00487747"/>
    <w:rsid w:val="004A2CB3"/>
    <w:rsid w:val="004D202E"/>
    <w:rsid w:val="004D25BE"/>
    <w:rsid w:val="004D4A36"/>
    <w:rsid w:val="004E1E12"/>
    <w:rsid w:val="004F00E6"/>
    <w:rsid w:val="00506494"/>
    <w:rsid w:val="00514B2D"/>
    <w:rsid w:val="005254F1"/>
    <w:rsid w:val="005278F9"/>
    <w:rsid w:val="00530BBB"/>
    <w:rsid w:val="00537A6A"/>
    <w:rsid w:val="0054274A"/>
    <w:rsid w:val="00571933"/>
    <w:rsid w:val="00574E60"/>
    <w:rsid w:val="005A0B87"/>
    <w:rsid w:val="005B2B8D"/>
    <w:rsid w:val="005C0066"/>
    <w:rsid w:val="005C1F75"/>
    <w:rsid w:val="005C2C7E"/>
    <w:rsid w:val="005D1BC9"/>
    <w:rsid w:val="005D4687"/>
    <w:rsid w:val="005D4723"/>
    <w:rsid w:val="005D715D"/>
    <w:rsid w:val="00604CF1"/>
    <w:rsid w:val="006279CD"/>
    <w:rsid w:val="00653C11"/>
    <w:rsid w:val="00653D90"/>
    <w:rsid w:val="00661B4C"/>
    <w:rsid w:val="0066454C"/>
    <w:rsid w:val="00677052"/>
    <w:rsid w:val="006779BD"/>
    <w:rsid w:val="006A21A2"/>
    <w:rsid w:val="006B10C0"/>
    <w:rsid w:val="006BBEED"/>
    <w:rsid w:val="006C75E3"/>
    <w:rsid w:val="006D1EF2"/>
    <w:rsid w:val="006D50AB"/>
    <w:rsid w:val="006E3C93"/>
    <w:rsid w:val="006E41A7"/>
    <w:rsid w:val="00704F41"/>
    <w:rsid w:val="00705329"/>
    <w:rsid w:val="007223A2"/>
    <w:rsid w:val="00731754"/>
    <w:rsid w:val="00731982"/>
    <w:rsid w:val="00733DB0"/>
    <w:rsid w:val="00743059"/>
    <w:rsid w:val="007674FB"/>
    <w:rsid w:val="00775E98"/>
    <w:rsid w:val="00781F98"/>
    <w:rsid w:val="0078209C"/>
    <w:rsid w:val="00792592"/>
    <w:rsid w:val="0079612B"/>
    <w:rsid w:val="007A79D6"/>
    <w:rsid w:val="007C223C"/>
    <w:rsid w:val="007D3C3D"/>
    <w:rsid w:val="007D3E26"/>
    <w:rsid w:val="007D5300"/>
    <w:rsid w:val="007D62A3"/>
    <w:rsid w:val="007F4CF7"/>
    <w:rsid w:val="00805C1E"/>
    <w:rsid w:val="00827140"/>
    <w:rsid w:val="008279DF"/>
    <w:rsid w:val="0083145E"/>
    <w:rsid w:val="00833203"/>
    <w:rsid w:val="008435A7"/>
    <w:rsid w:val="00847659"/>
    <w:rsid w:val="008573CE"/>
    <w:rsid w:val="00866E41"/>
    <w:rsid w:val="008732A9"/>
    <w:rsid w:val="00884251"/>
    <w:rsid w:val="00887FC0"/>
    <w:rsid w:val="008B406B"/>
    <w:rsid w:val="008D1FEB"/>
    <w:rsid w:val="008E3302"/>
    <w:rsid w:val="0093526E"/>
    <w:rsid w:val="009510F9"/>
    <w:rsid w:val="00957DE5"/>
    <w:rsid w:val="00960765"/>
    <w:rsid w:val="009808DA"/>
    <w:rsid w:val="00980BEB"/>
    <w:rsid w:val="009913DB"/>
    <w:rsid w:val="00995646"/>
    <w:rsid w:val="009B5927"/>
    <w:rsid w:val="009D209F"/>
    <w:rsid w:val="009D5E2C"/>
    <w:rsid w:val="009E0DDA"/>
    <w:rsid w:val="009E6626"/>
    <w:rsid w:val="00A10FB4"/>
    <w:rsid w:val="00A1395D"/>
    <w:rsid w:val="00A26655"/>
    <w:rsid w:val="00A276A8"/>
    <w:rsid w:val="00A3197E"/>
    <w:rsid w:val="00A37460"/>
    <w:rsid w:val="00A51D02"/>
    <w:rsid w:val="00A53163"/>
    <w:rsid w:val="00A64EE9"/>
    <w:rsid w:val="00A7322F"/>
    <w:rsid w:val="00A75801"/>
    <w:rsid w:val="00A83807"/>
    <w:rsid w:val="00A9386E"/>
    <w:rsid w:val="00AB0D2B"/>
    <w:rsid w:val="00AD4740"/>
    <w:rsid w:val="00AD49F8"/>
    <w:rsid w:val="00AE0EBF"/>
    <w:rsid w:val="00B045BB"/>
    <w:rsid w:val="00B40B25"/>
    <w:rsid w:val="00B4559A"/>
    <w:rsid w:val="00B64F8B"/>
    <w:rsid w:val="00B8341A"/>
    <w:rsid w:val="00B93705"/>
    <w:rsid w:val="00B968D2"/>
    <w:rsid w:val="00BA259C"/>
    <w:rsid w:val="00BA29AF"/>
    <w:rsid w:val="00BB164C"/>
    <w:rsid w:val="00BB5DCB"/>
    <w:rsid w:val="00BB7F9E"/>
    <w:rsid w:val="00BC55CE"/>
    <w:rsid w:val="00BD455A"/>
    <w:rsid w:val="00BE040F"/>
    <w:rsid w:val="00BE0BEC"/>
    <w:rsid w:val="00BF53BB"/>
    <w:rsid w:val="00BF7089"/>
    <w:rsid w:val="00BF7BAB"/>
    <w:rsid w:val="00C1756C"/>
    <w:rsid w:val="00C20923"/>
    <w:rsid w:val="00C438D2"/>
    <w:rsid w:val="00C4641A"/>
    <w:rsid w:val="00C51417"/>
    <w:rsid w:val="00C61FD7"/>
    <w:rsid w:val="00C71859"/>
    <w:rsid w:val="00C73787"/>
    <w:rsid w:val="00C857EC"/>
    <w:rsid w:val="00C91C85"/>
    <w:rsid w:val="00C935FB"/>
    <w:rsid w:val="00C9436B"/>
    <w:rsid w:val="00CB3490"/>
    <w:rsid w:val="00CB7BEF"/>
    <w:rsid w:val="00CC2AAC"/>
    <w:rsid w:val="00CF3E02"/>
    <w:rsid w:val="00D030BC"/>
    <w:rsid w:val="00D147E6"/>
    <w:rsid w:val="00D24660"/>
    <w:rsid w:val="00D263C7"/>
    <w:rsid w:val="00D27AA7"/>
    <w:rsid w:val="00D27AB1"/>
    <w:rsid w:val="00D37CC2"/>
    <w:rsid w:val="00D42712"/>
    <w:rsid w:val="00D627A0"/>
    <w:rsid w:val="00D63694"/>
    <w:rsid w:val="00D66D16"/>
    <w:rsid w:val="00D84F43"/>
    <w:rsid w:val="00DB4361"/>
    <w:rsid w:val="00DE24D0"/>
    <w:rsid w:val="00DE7AB0"/>
    <w:rsid w:val="00DF3504"/>
    <w:rsid w:val="00E02949"/>
    <w:rsid w:val="00E03158"/>
    <w:rsid w:val="00E03BF3"/>
    <w:rsid w:val="00E06F62"/>
    <w:rsid w:val="00E0D4C7"/>
    <w:rsid w:val="00E1121E"/>
    <w:rsid w:val="00E21B87"/>
    <w:rsid w:val="00E40721"/>
    <w:rsid w:val="00E53BDB"/>
    <w:rsid w:val="00E6146C"/>
    <w:rsid w:val="00E62263"/>
    <w:rsid w:val="00E76033"/>
    <w:rsid w:val="00E76B2D"/>
    <w:rsid w:val="00E926B4"/>
    <w:rsid w:val="00E945B4"/>
    <w:rsid w:val="00E960D3"/>
    <w:rsid w:val="00E9641F"/>
    <w:rsid w:val="00E97209"/>
    <w:rsid w:val="00E97D03"/>
    <w:rsid w:val="00EC5A25"/>
    <w:rsid w:val="00ED27DA"/>
    <w:rsid w:val="00ED3C8F"/>
    <w:rsid w:val="00EE1A79"/>
    <w:rsid w:val="00EE5EC5"/>
    <w:rsid w:val="00EE6929"/>
    <w:rsid w:val="00F03292"/>
    <w:rsid w:val="00F104E2"/>
    <w:rsid w:val="00F10973"/>
    <w:rsid w:val="00F12FBD"/>
    <w:rsid w:val="00F138A0"/>
    <w:rsid w:val="00F20AE8"/>
    <w:rsid w:val="00F30410"/>
    <w:rsid w:val="00F3334D"/>
    <w:rsid w:val="00F346E2"/>
    <w:rsid w:val="00F444D6"/>
    <w:rsid w:val="00F5180F"/>
    <w:rsid w:val="00F5383E"/>
    <w:rsid w:val="00F63E03"/>
    <w:rsid w:val="00F74096"/>
    <w:rsid w:val="00F75E17"/>
    <w:rsid w:val="00F8059F"/>
    <w:rsid w:val="00F85F01"/>
    <w:rsid w:val="00FD716B"/>
    <w:rsid w:val="00FE2353"/>
    <w:rsid w:val="00FE449D"/>
    <w:rsid w:val="00FE7B30"/>
    <w:rsid w:val="00FF2EF5"/>
    <w:rsid w:val="00FF6AE8"/>
    <w:rsid w:val="010C0ADA"/>
    <w:rsid w:val="01736308"/>
    <w:rsid w:val="01782ADC"/>
    <w:rsid w:val="03854EF0"/>
    <w:rsid w:val="0521544E"/>
    <w:rsid w:val="075BCB0D"/>
    <w:rsid w:val="07A8F522"/>
    <w:rsid w:val="08D71050"/>
    <w:rsid w:val="0BD423EE"/>
    <w:rsid w:val="1155F756"/>
    <w:rsid w:val="15BA94BB"/>
    <w:rsid w:val="1617C412"/>
    <w:rsid w:val="16A09A8E"/>
    <w:rsid w:val="1878EF90"/>
    <w:rsid w:val="1A534964"/>
    <w:rsid w:val="1B9E6D53"/>
    <w:rsid w:val="20B2DF75"/>
    <w:rsid w:val="20F76B58"/>
    <w:rsid w:val="21E4BA3E"/>
    <w:rsid w:val="21EDA1C8"/>
    <w:rsid w:val="2641D7A5"/>
    <w:rsid w:val="275CDD89"/>
    <w:rsid w:val="27A31898"/>
    <w:rsid w:val="27E50691"/>
    <w:rsid w:val="283C4D2C"/>
    <w:rsid w:val="29B8CC29"/>
    <w:rsid w:val="2AA54D05"/>
    <w:rsid w:val="2C878808"/>
    <w:rsid w:val="2CDDF3FA"/>
    <w:rsid w:val="2E1AAC49"/>
    <w:rsid w:val="2E54F9A6"/>
    <w:rsid w:val="2EA27C94"/>
    <w:rsid w:val="2EF39D5D"/>
    <w:rsid w:val="3066E6DD"/>
    <w:rsid w:val="342C44F0"/>
    <w:rsid w:val="37F78D44"/>
    <w:rsid w:val="38E7F850"/>
    <w:rsid w:val="39F2CBBF"/>
    <w:rsid w:val="39FB8CCF"/>
    <w:rsid w:val="3AC12D7B"/>
    <w:rsid w:val="3AE7FAAF"/>
    <w:rsid w:val="3AF92F51"/>
    <w:rsid w:val="3BD188ED"/>
    <w:rsid w:val="3BD42E8E"/>
    <w:rsid w:val="3C86ADA5"/>
    <w:rsid w:val="3E4AA9E5"/>
    <w:rsid w:val="42E5FF35"/>
    <w:rsid w:val="430943FC"/>
    <w:rsid w:val="437AFF21"/>
    <w:rsid w:val="43C80CEC"/>
    <w:rsid w:val="43D35E0E"/>
    <w:rsid w:val="4809C66E"/>
    <w:rsid w:val="48603C18"/>
    <w:rsid w:val="4CF1E36F"/>
    <w:rsid w:val="52DBCD80"/>
    <w:rsid w:val="53D3E7CA"/>
    <w:rsid w:val="550A3FAF"/>
    <w:rsid w:val="59F730C7"/>
    <w:rsid w:val="5B15D581"/>
    <w:rsid w:val="5B5DFED5"/>
    <w:rsid w:val="5BC92E35"/>
    <w:rsid w:val="5EAD2CA1"/>
    <w:rsid w:val="5FBC06FD"/>
    <w:rsid w:val="5FF4A24A"/>
    <w:rsid w:val="61F763C6"/>
    <w:rsid w:val="624A972E"/>
    <w:rsid w:val="626B213B"/>
    <w:rsid w:val="636E167D"/>
    <w:rsid w:val="64587D8F"/>
    <w:rsid w:val="650042FC"/>
    <w:rsid w:val="6561B108"/>
    <w:rsid w:val="657338CB"/>
    <w:rsid w:val="68D84343"/>
    <w:rsid w:val="6AC8A2A9"/>
    <w:rsid w:val="6C3A0C58"/>
    <w:rsid w:val="6EC5D708"/>
    <w:rsid w:val="6FDA9FB9"/>
    <w:rsid w:val="7177C1E5"/>
    <w:rsid w:val="7311210E"/>
    <w:rsid w:val="7469F846"/>
    <w:rsid w:val="7547AF2F"/>
    <w:rsid w:val="77D669AF"/>
    <w:rsid w:val="79CED745"/>
    <w:rsid w:val="7C334D12"/>
    <w:rsid w:val="7DB1DFFA"/>
    <w:rsid w:val="7ED4CA16"/>
  </w:rsids>
  <m:mathPr>
    <m:mathFont m:val="Cambria Math"/>
    <m:brkBin m:val="before"/>
    <m:brkBinSub m:val="--"/>
    <m:smallFrac m:val="0"/>
    <m:dispDef/>
    <m:lMargin m:val="0"/>
    <m:rMargin m:val="0"/>
    <m:defJc m:val="centerGroup"/>
    <m:wrapIndent m:val="1440"/>
    <m:intLim m:val="subSup"/>
    <m:naryLim m:val="undOvr"/>
  </m:mathPr>
  <w:themeFontLang w:val="nl-NL"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6C90"/>
  <w15:chartTrackingRefBased/>
  <w15:docId w15:val="{DA5ABD41-12F9-4090-930E-70F1766E5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265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265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F740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2655B"/>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2655B"/>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12655B"/>
    <w:pPr>
      <w:ind w:left="720"/>
      <w:contextualSpacing/>
    </w:pPr>
  </w:style>
  <w:style w:type="paragraph" w:styleId="Bijschrift">
    <w:name w:val="caption"/>
    <w:basedOn w:val="Standaard"/>
    <w:next w:val="Standaard"/>
    <w:uiPriority w:val="35"/>
    <w:unhideWhenUsed/>
    <w:qFormat/>
    <w:rsid w:val="001C7F89"/>
    <w:pPr>
      <w:spacing w:after="200" w:line="240" w:lineRule="auto"/>
    </w:pPr>
    <w:rPr>
      <w:i/>
      <w:iCs/>
      <w:color w:val="44546A" w:themeColor="text2"/>
      <w:sz w:val="18"/>
      <w:szCs w:val="18"/>
    </w:rPr>
  </w:style>
  <w:style w:type="character" w:styleId="Tekstvantijdelijkeaanduiding">
    <w:name w:val="Placeholder Text"/>
    <w:basedOn w:val="Standaardalinea-lettertype"/>
    <w:uiPriority w:val="99"/>
    <w:semiHidden/>
    <w:rsid w:val="00F346E2"/>
    <w:rPr>
      <w:color w:val="808080"/>
    </w:rPr>
  </w:style>
  <w:style w:type="character" w:styleId="Hyperlink">
    <w:name w:val="Hyperlink"/>
    <w:basedOn w:val="Standaardalinea-lettertype"/>
    <w:uiPriority w:val="99"/>
    <w:unhideWhenUsed/>
    <w:rsid w:val="003444CA"/>
    <w:rPr>
      <w:color w:val="0000FF"/>
      <w:u w:val="single"/>
    </w:rPr>
  </w:style>
  <w:style w:type="paragraph" w:styleId="Ballontekst">
    <w:name w:val="Balloon Text"/>
    <w:basedOn w:val="Standaard"/>
    <w:link w:val="BallontekstChar"/>
    <w:uiPriority w:val="99"/>
    <w:semiHidden/>
    <w:unhideWhenUsed/>
    <w:rsid w:val="0084765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47659"/>
    <w:rPr>
      <w:rFonts w:ascii="Segoe UI" w:hAnsi="Segoe UI" w:cs="Segoe UI"/>
      <w:sz w:val="18"/>
      <w:szCs w:val="18"/>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3Char">
    <w:name w:val="Kop 3 Char"/>
    <w:basedOn w:val="Standaardalinea-lettertype"/>
    <w:link w:val="Kop3"/>
    <w:uiPriority w:val="9"/>
    <w:rsid w:val="00F74096"/>
    <w:rPr>
      <w:rFonts w:asciiTheme="majorHAnsi" w:eastAsiaTheme="majorEastAsia" w:hAnsiTheme="majorHAnsi" w:cstheme="majorBidi"/>
      <w:color w:val="1F4D78" w:themeColor="accent1" w:themeShade="7F"/>
      <w:sz w:val="24"/>
      <w:szCs w:val="24"/>
    </w:rPr>
  </w:style>
  <w:style w:type="paragraph" w:styleId="Kopvaninhoudsopgave">
    <w:name w:val="TOC Heading"/>
    <w:basedOn w:val="Kop1"/>
    <w:next w:val="Standaard"/>
    <w:uiPriority w:val="39"/>
    <w:unhideWhenUsed/>
    <w:qFormat/>
    <w:rsid w:val="00F74096"/>
    <w:pPr>
      <w:outlineLvl w:val="9"/>
    </w:pPr>
  </w:style>
  <w:style w:type="paragraph" w:styleId="Inhopg1">
    <w:name w:val="toc 1"/>
    <w:basedOn w:val="Standaard"/>
    <w:next w:val="Standaard"/>
    <w:autoRedefine/>
    <w:uiPriority w:val="39"/>
    <w:unhideWhenUsed/>
    <w:rsid w:val="00F74096"/>
    <w:pPr>
      <w:tabs>
        <w:tab w:val="right" w:leader="dot" w:pos="9062"/>
      </w:tabs>
      <w:spacing w:after="100"/>
    </w:pPr>
  </w:style>
  <w:style w:type="paragraph" w:styleId="Inhopg2">
    <w:name w:val="toc 2"/>
    <w:basedOn w:val="Standaard"/>
    <w:next w:val="Standaard"/>
    <w:autoRedefine/>
    <w:uiPriority w:val="39"/>
    <w:unhideWhenUsed/>
    <w:rsid w:val="00F74096"/>
    <w:pPr>
      <w:spacing w:after="100"/>
      <w:ind w:left="220"/>
    </w:pPr>
  </w:style>
  <w:style w:type="paragraph" w:styleId="Inhopg3">
    <w:name w:val="toc 3"/>
    <w:basedOn w:val="Standaard"/>
    <w:next w:val="Standaard"/>
    <w:autoRedefine/>
    <w:uiPriority w:val="39"/>
    <w:unhideWhenUsed/>
    <w:rsid w:val="00F74096"/>
    <w:pPr>
      <w:spacing w:after="100"/>
      <w:ind w:left="440"/>
    </w:pPr>
  </w:style>
  <w:style w:type="paragraph" w:styleId="Revisie">
    <w:name w:val="Revision"/>
    <w:hidden/>
    <w:uiPriority w:val="99"/>
    <w:semiHidden/>
    <w:rsid w:val="006E41A7"/>
    <w:pPr>
      <w:spacing w:after="0" w:line="240" w:lineRule="auto"/>
    </w:pPr>
  </w:style>
  <w:style w:type="character" w:styleId="Verwijzingopmerking">
    <w:name w:val="annotation reference"/>
    <w:basedOn w:val="Standaardalinea-lettertype"/>
    <w:uiPriority w:val="99"/>
    <w:semiHidden/>
    <w:unhideWhenUsed/>
    <w:rsid w:val="00A1395D"/>
    <w:rPr>
      <w:sz w:val="16"/>
      <w:szCs w:val="16"/>
    </w:rPr>
  </w:style>
  <w:style w:type="paragraph" w:styleId="Tekstopmerking">
    <w:name w:val="annotation text"/>
    <w:basedOn w:val="Standaard"/>
    <w:link w:val="TekstopmerkingChar"/>
    <w:uiPriority w:val="99"/>
    <w:semiHidden/>
    <w:unhideWhenUsed/>
    <w:rsid w:val="00A1395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1395D"/>
    <w:rPr>
      <w:sz w:val="20"/>
      <w:szCs w:val="20"/>
    </w:rPr>
  </w:style>
  <w:style w:type="paragraph" w:styleId="Onderwerpvanopmerking">
    <w:name w:val="annotation subject"/>
    <w:basedOn w:val="Tekstopmerking"/>
    <w:next w:val="Tekstopmerking"/>
    <w:link w:val="OnderwerpvanopmerkingChar"/>
    <w:uiPriority w:val="99"/>
    <w:semiHidden/>
    <w:unhideWhenUsed/>
    <w:rsid w:val="00A1395D"/>
    <w:rPr>
      <w:b/>
      <w:bCs/>
    </w:rPr>
  </w:style>
  <w:style w:type="character" w:customStyle="1" w:styleId="OnderwerpvanopmerkingChar">
    <w:name w:val="Onderwerp van opmerking Char"/>
    <w:basedOn w:val="TekstopmerkingChar"/>
    <w:link w:val="Onderwerpvanopmerking"/>
    <w:uiPriority w:val="99"/>
    <w:semiHidden/>
    <w:rsid w:val="00A1395D"/>
    <w:rPr>
      <w:b/>
      <w:bCs/>
      <w:sz w:val="20"/>
      <w:szCs w:val="20"/>
    </w:rPr>
  </w:style>
  <w:style w:type="paragraph" w:styleId="Voetnoottekst">
    <w:name w:val="footnote text"/>
    <w:basedOn w:val="Standaard"/>
    <w:link w:val="VoetnoottekstChar"/>
    <w:uiPriority w:val="99"/>
    <w:semiHidden/>
    <w:unhideWhenUsed/>
    <w:rsid w:val="00BF7BA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BF7BAB"/>
    <w:rPr>
      <w:sz w:val="20"/>
      <w:szCs w:val="20"/>
    </w:rPr>
  </w:style>
  <w:style w:type="character" w:styleId="Voetnootmarkering">
    <w:name w:val="footnote reference"/>
    <w:basedOn w:val="Standaardalinea-lettertype"/>
    <w:uiPriority w:val="99"/>
    <w:semiHidden/>
    <w:unhideWhenUsed/>
    <w:rsid w:val="00BF7BAB"/>
    <w:rPr>
      <w:vertAlign w:val="superscript"/>
    </w:rPr>
  </w:style>
  <w:style w:type="paragraph" w:styleId="Koptekst">
    <w:name w:val="header"/>
    <w:basedOn w:val="Standaard"/>
    <w:link w:val="KoptekstChar"/>
    <w:uiPriority w:val="99"/>
    <w:semiHidden/>
    <w:unhideWhenUsed/>
    <w:rsid w:val="004E1E12"/>
    <w:pPr>
      <w:tabs>
        <w:tab w:val="center" w:pos="4680"/>
        <w:tab w:val="right" w:pos="9360"/>
      </w:tabs>
      <w:spacing w:after="0" w:line="240" w:lineRule="auto"/>
    </w:pPr>
  </w:style>
  <w:style w:type="character" w:customStyle="1" w:styleId="KoptekstChar">
    <w:name w:val="Koptekst Char"/>
    <w:basedOn w:val="Standaardalinea-lettertype"/>
    <w:link w:val="Koptekst"/>
    <w:uiPriority w:val="99"/>
    <w:semiHidden/>
    <w:rsid w:val="000909DC"/>
  </w:style>
  <w:style w:type="paragraph" w:styleId="Voettekst">
    <w:name w:val="footer"/>
    <w:basedOn w:val="Standaard"/>
    <w:link w:val="VoettekstChar"/>
    <w:uiPriority w:val="99"/>
    <w:semiHidden/>
    <w:unhideWhenUsed/>
    <w:rsid w:val="004E1E12"/>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emiHidden/>
    <w:rsid w:val="000909DC"/>
  </w:style>
  <w:style w:type="paragraph" w:styleId="Titel">
    <w:name w:val="Title"/>
    <w:basedOn w:val="Standaard"/>
    <w:next w:val="Standaard"/>
    <w:link w:val="TitelChar"/>
    <w:uiPriority w:val="10"/>
    <w:qFormat/>
    <w:rsid w:val="006A21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A21A2"/>
    <w:rPr>
      <w:rFonts w:asciiTheme="majorHAnsi" w:eastAsiaTheme="majorEastAsia" w:hAnsiTheme="majorHAnsi" w:cstheme="majorBidi"/>
      <w:spacing w:val="-10"/>
      <w:kern w:val="28"/>
      <w:sz w:val="56"/>
      <w:szCs w:val="56"/>
    </w:rPr>
  </w:style>
  <w:style w:type="paragraph" w:customStyle="1" w:styleId="Default">
    <w:name w:val="Default"/>
    <w:rsid w:val="00F63E03"/>
    <w:pPr>
      <w:autoSpaceDE w:val="0"/>
      <w:autoSpaceDN w:val="0"/>
      <w:adjustRightInd w:val="0"/>
      <w:spacing w:after="0" w:line="240" w:lineRule="auto"/>
    </w:pPr>
    <w:rPr>
      <w:rFonts w:ascii="Calibri" w:hAnsi="Calibri" w:cs="Calibri"/>
      <w:color w:val="000000"/>
      <w:sz w:val="24"/>
      <w:szCs w:val="24"/>
      <w:lang w:val="fr-FR"/>
    </w:rPr>
  </w:style>
  <w:style w:type="table" w:customStyle="1" w:styleId="TableGrid1">
    <w:name w:val="Table Grid1"/>
    <w:basedOn w:val="Standaardtabel"/>
    <w:next w:val="Tabelraster"/>
    <w:uiPriority w:val="39"/>
    <w:rsid w:val="00ED3C8F"/>
    <w:pPr>
      <w:spacing w:after="0" w:line="240" w:lineRule="auto"/>
    </w:pPr>
    <w:rPr>
      <w:rFonts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84676">
      <w:bodyDiv w:val="1"/>
      <w:marLeft w:val="0"/>
      <w:marRight w:val="0"/>
      <w:marTop w:val="0"/>
      <w:marBottom w:val="0"/>
      <w:divBdr>
        <w:top w:val="none" w:sz="0" w:space="0" w:color="auto"/>
        <w:left w:val="none" w:sz="0" w:space="0" w:color="auto"/>
        <w:bottom w:val="none" w:sz="0" w:space="0" w:color="auto"/>
        <w:right w:val="none" w:sz="0" w:space="0" w:color="auto"/>
      </w:divBdr>
    </w:div>
    <w:div w:id="19231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Teklesadik\AppData\Roaming\Microsoft\Excel\Zambia_flood_events_news_articles%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locations affected by flood from DMMU reports and News articles </a:t>
            </a:r>
            <a:endParaRPr lang="en-US"/>
          </a:p>
        </c:rich>
      </c:tx>
      <c:layout>
        <c:manualLayout>
          <c:xMode val="edge"/>
          <c:yMode val="edge"/>
          <c:x val="0.16068546698398684"/>
          <c:y val="2.9668088262562581E-2"/>
        </c:manualLayout>
      </c:layout>
      <c:overlay val="0"/>
      <c:spPr>
        <a:noFill/>
        <a:ln>
          <a:noFill/>
        </a:ln>
        <a:effectLst/>
      </c:spPr>
    </c:title>
    <c:autoTitleDeleted val="0"/>
    <c:plotArea>
      <c:layout>
        <c:manualLayout>
          <c:layoutTarget val="inner"/>
          <c:xMode val="edge"/>
          <c:yMode val="edge"/>
          <c:x val="6.0726753815967184E-2"/>
          <c:y val="0.12120879120879123"/>
          <c:w val="0.89720204877302945"/>
          <c:h val="0.72085258573447564"/>
        </c:manualLayout>
      </c:layout>
      <c:barChart>
        <c:barDir val="col"/>
        <c:grouping val="clustered"/>
        <c:varyColors val="0"/>
        <c:ser>
          <c:idx val="0"/>
          <c:order val="0"/>
          <c:tx>
            <c:strRef>
              <c:f>figure_look_up!$F$69</c:f>
              <c:strCache>
                <c:ptCount val="1"/>
                <c:pt idx="0">
                  <c:v>DMMU reports</c:v>
                </c:pt>
              </c:strCache>
            </c:strRef>
          </c:tx>
          <c:spPr>
            <a:solidFill>
              <a:schemeClr val="accent2">
                <a:lumMod val="20000"/>
                <a:lumOff val="80000"/>
              </a:schemeClr>
            </a:solidFill>
            <a:ln w="19050">
              <a:solidFill>
                <a:schemeClr val="tx2">
                  <a:lumMod val="20000"/>
                  <a:lumOff val="80000"/>
                </a:schemeClr>
              </a:solidFill>
              <a:prstDash val="sysDash"/>
            </a:ln>
          </c:spPr>
          <c:invertIfNegative val="0"/>
          <c:cat>
            <c:numRef>
              <c:f>figure_look_up!$D$70:$D$85</c:f>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f>figure_look_up!$F$70:$F$85</c:f>
              <c:numCache>
                <c:formatCode>General</c:formatCode>
                <c:ptCount val="16"/>
                <c:pt idx="0">
                  <c:v>11</c:v>
                </c:pt>
                <c:pt idx="1">
                  <c:v>16</c:v>
                </c:pt>
                <c:pt idx="2">
                  <c:v>0</c:v>
                </c:pt>
                <c:pt idx="3">
                  <c:v>37</c:v>
                </c:pt>
                <c:pt idx="4">
                  <c:v>70</c:v>
                </c:pt>
                <c:pt idx="5">
                  <c:v>162</c:v>
                </c:pt>
                <c:pt idx="6">
                  <c:v>7</c:v>
                </c:pt>
                <c:pt idx="7">
                  <c:v>4</c:v>
                </c:pt>
                <c:pt idx="8">
                  <c:v>4</c:v>
                </c:pt>
                <c:pt idx="9">
                  <c:v>1</c:v>
                </c:pt>
                <c:pt idx="10">
                  <c:v>42</c:v>
                </c:pt>
                <c:pt idx="11">
                  <c:v>21</c:v>
                </c:pt>
                <c:pt idx="12">
                  <c:v>0</c:v>
                </c:pt>
                <c:pt idx="13">
                  <c:v>0</c:v>
                </c:pt>
                <c:pt idx="14">
                  <c:v>0</c:v>
                </c:pt>
                <c:pt idx="15">
                  <c:v>0</c:v>
                </c:pt>
              </c:numCache>
            </c:numRef>
          </c:val>
          <c:extLst>
            <c:ext xmlns:c16="http://schemas.microsoft.com/office/drawing/2014/chart" uri="{C3380CC4-5D6E-409C-BE32-E72D297353CC}">
              <c16:uniqueId val="{00000000-CE31-4EA8-8C31-5C439C3D6917}"/>
            </c:ext>
          </c:extLst>
        </c:ser>
        <c:ser>
          <c:idx val="1"/>
          <c:order val="1"/>
          <c:tx>
            <c:strRef>
              <c:f>figure_look_up!$E$69</c:f>
              <c:strCache>
                <c:ptCount val="1"/>
                <c:pt idx="0">
                  <c:v>News Articles</c:v>
                </c:pt>
              </c:strCache>
            </c:strRef>
          </c:tx>
          <c:spPr>
            <a:solidFill>
              <a:schemeClr val="accent5">
                <a:lumMod val="40000"/>
                <a:lumOff val="60000"/>
                <a:alpha val="57000"/>
              </a:schemeClr>
            </a:solidFill>
            <a:ln>
              <a:solidFill>
                <a:srgbClr val="FF0000">
                  <a:alpha val="84000"/>
                </a:srgbClr>
              </a:solidFill>
            </a:ln>
            <a:effectLst/>
          </c:spPr>
          <c:invertIfNegative val="0"/>
          <c:cat>
            <c:numRef>
              <c:f>figure_look_up!$D$70:$D$85</c:f>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f>figure_look_up!$E$70:$E$85</c:f>
              <c:numCache>
                <c:formatCode>General</c:formatCode>
                <c:ptCount val="16"/>
                <c:pt idx="0">
                  <c:v>0</c:v>
                </c:pt>
                <c:pt idx="1">
                  <c:v>0</c:v>
                </c:pt>
                <c:pt idx="2">
                  <c:v>0</c:v>
                </c:pt>
                <c:pt idx="3">
                  <c:v>0</c:v>
                </c:pt>
                <c:pt idx="4">
                  <c:v>20</c:v>
                </c:pt>
                <c:pt idx="5">
                  <c:v>46</c:v>
                </c:pt>
                <c:pt idx="6">
                  <c:v>34</c:v>
                </c:pt>
                <c:pt idx="7">
                  <c:v>42</c:v>
                </c:pt>
                <c:pt idx="8">
                  <c:v>6</c:v>
                </c:pt>
                <c:pt idx="9">
                  <c:v>11</c:v>
                </c:pt>
                <c:pt idx="10">
                  <c:v>6</c:v>
                </c:pt>
                <c:pt idx="11">
                  <c:v>50</c:v>
                </c:pt>
                <c:pt idx="12">
                  <c:v>37</c:v>
                </c:pt>
                <c:pt idx="13">
                  <c:v>32</c:v>
                </c:pt>
                <c:pt idx="14">
                  <c:v>48</c:v>
                </c:pt>
                <c:pt idx="15">
                  <c:v>27</c:v>
                </c:pt>
              </c:numCache>
            </c:numRef>
          </c:val>
          <c:extLst>
            <c:ext xmlns:c16="http://schemas.microsoft.com/office/drawing/2014/chart" uri="{C3380CC4-5D6E-409C-BE32-E72D297353CC}">
              <c16:uniqueId val="{00000001-CE31-4EA8-8C31-5C439C3D6917}"/>
            </c:ext>
          </c:extLst>
        </c:ser>
        <c:dLbls>
          <c:showLegendKey val="0"/>
          <c:showVal val="0"/>
          <c:showCatName val="0"/>
          <c:showSerName val="0"/>
          <c:showPercent val="0"/>
          <c:showBubbleSize val="0"/>
        </c:dLbls>
        <c:gapWidth val="219"/>
        <c:overlap val="-41"/>
        <c:axId val="660784816"/>
        <c:axId val="660783176"/>
      </c:barChart>
      <c:catAx>
        <c:axId val="66078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783176"/>
        <c:crosses val="autoZero"/>
        <c:auto val="1"/>
        <c:lblAlgn val="ctr"/>
        <c:lblOffset val="100"/>
        <c:noMultiLvlLbl val="0"/>
      </c:catAx>
      <c:valAx>
        <c:axId val="660783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784816"/>
        <c:crosses val="autoZero"/>
        <c:crossBetween val="between"/>
        <c:majorUnit val="40"/>
      </c:valAx>
    </c:plotArea>
    <c:legend>
      <c:legendPos val="b"/>
      <c:layout>
        <c:manualLayout>
          <c:xMode val="edge"/>
          <c:yMode val="edge"/>
          <c:x val="0.63120531050123585"/>
          <c:y val="0.11767356003576479"/>
          <c:w val="0.28775119129526283"/>
          <c:h val="0.14606270370049898"/>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F797CC9B478C49AFFCFA73F0ABCF80" ma:contentTypeVersion="12" ma:contentTypeDescription="Create a new document." ma:contentTypeScope="" ma:versionID="fc4d73ce6287bd4848e242530c1718e2">
  <xsd:schema xmlns:xsd="http://www.w3.org/2001/XMLSchema" xmlns:xs="http://www.w3.org/2001/XMLSchema" xmlns:p="http://schemas.microsoft.com/office/2006/metadata/properties" xmlns:ns1="http://schemas.microsoft.com/sharepoint/v3" xmlns:ns2="cd2c34b5-cc2a-4391-89cd-13206222aa14" xmlns:ns3="65f039f8-3058-4ed4-bcd7-f04f35af0d42" targetNamespace="http://schemas.microsoft.com/office/2006/metadata/properties" ma:root="true" ma:fieldsID="5d6452da57b0fe919baf28f7fc99815d" ns1:_="" ns2:_="" ns3:_="">
    <xsd:import namespace="http://schemas.microsoft.com/sharepoint/v3"/>
    <xsd:import namespace="cd2c34b5-cc2a-4391-89cd-13206222aa14"/>
    <xsd:import namespace="65f039f8-3058-4ed4-bcd7-f04f35af0d4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1:_ip_UnifiedCompliancePolicyProperties" minOccurs="0"/>
                <xsd:element ref="ns1:_ip_UnifiedCompliancePolicyUIAction"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2c34b5-cc2a-4391-89cd-13206222aa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f039f8-3058-4ed4-bcd7-f04f35af0d4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F2EF1-7A88-4C3C-9354-934FE43A4AF2}">
  <ds:schemaRefs>
    <ds:schemaRef ds:uri="http://schemas.microsoft.com/sharepoint/v3/contenttype/forms"/>
  </ds:schemaRefs>
</ds:datastoreItem>
</file>

<file path=customXml/itemProps2.xml><?xml version="1.0" encoding="utf-8"?>
<ds:datastoreItem xmlns:ds="http://schemas.openxmlformats.org/officeDocument/2006/customXml" ds:itemID="{57A3AC7F-4679-43B9-BEA0-FF076B8E0AA2}"/>
</file>

<file path=customXml/itemProps3.xml><?xml version="1.0" encoding="utf-8"?>
<ds:datastoreItem xmlns:ds="http://schemas.openxmlformats.org/officeDocument/2006/customXml" ds:itemID="{EE108349-1B25-4E64-B3CB-F273720E6DE0}">
  <ds:schemaRefs>
    <ds:schemaRef ds:uri="cd2c34b5-cc2a-4391-89cd-13206222aa14"/>
    <ds:schemaRef ds:uri="http://schemas.openxmlformats.org/package/2006/metadata/core-properties"/>
    <ds:schemaRef ds:uri="http://purl.org/dc/elements/1.1/"/>
    <ds:schemaRef ds:uri="http://purl.org/dc/dcmitype/"/>
    <ds:schemaRef ds:uri="http://www.w3.org/XML/1998/namespace"/>
    <ds:schemaRef ds:uri="http://schemas.microsoft.com/office/2006/metadata/properties"/>
    <ds:schemaRef ds:uri="http://schemas.microsoft.com/office/2006/documentManagement/types"/>
    <ds:schemaRef ds:uri="http://schemas.microsoft.com/office/infopath/2007/PartnerControls"/>
    <ds:schemaRef ds:uri="http://schemas.microsoft.com/sharepoint/v3"/>
    <ds:schemaRef ds:uri="http://purl.org/dc/terms/"/>
  </ds:schemaRefs>
</ds:datastoreItem>
</file>

<file path=customXml/itemProps4.xml><?xml version="1.0" encoding="utf-8"?>
<ds:datastoreItem xmlns:ds="http://schemas.openxmlformats.org/officeDocument/2006/customXml" ds:itemID="{C6719D4E-2DF3-4E70-9792-5C5632C8B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2882</TotalTime>
  <Pages>20</Pages>
  <Words>4233</Words>
  <Characters>24133</Characters>
  <Application>Microsoft Office Word</Application>
  <DocSecurity>0</DocSecurity>
  <Lines>201</Lines>
  <Paragraphs>56</Paragraphs>
  <ScaleCrop>false</ScaleCrop>
  <Company/>
  <LinksUpToDate>false</LinksUpToDate>
  <CharactersWithSpaces>28310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Giodini, Stefania</dc:creator>
  <cp:keywords/>
  <dc:description/>
  <cp:lastModifiedBy>Ko Verstraten</cp:lastModifiedBy>
  <cp:revision>209</cp:revision>
  <dcterms:created xsi:type="dcterms:W3CDTF">2018-11-21T10:50:00Z</dcterms:created>
  <dcterms:modified xsi:type="dcterms:W3CDTF">2019-02-22T12:29:00Z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0x010100F5F797CC9B478C49AFFCFA73F0ABCF80</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http://www.zotero.org/styles/computers-and-geosciences</vt:lpwstr>
  </property>
  <property fmtid="{D5CDD505-2E9C-101B-9397-08002B2CF9AE}" pid="12" name="Mendeley Recent Style Name 4_1">
    <vt:lpwstr>Computers and Geosciences</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http://www.zotero.org/styles/international-journal-of-disaster-risk-reduction</vt:lpwstr>
  </property>
  <property fmtid="{D5CDD505-2E9C-101B-9397-08002B2CF9AE}" pid="16" name="Mendeley Recent Style Name 6_1">
    <vt:lpwstr>International Journal of Disaster Risk Reduction</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AuthorIds_UIVersion_512">
    <vt:lpwstr>101</vt:lpwstr>
  </property>
  <property fmtid="{D5CDD505-2E9C-101B-9397-08002B2CF9AE}" pid="24" name="AuthorIds_UIVersion_1024">
    <vt:lpwstr>101</vt:lpwstr>
  </property>
</Properties>
</file>